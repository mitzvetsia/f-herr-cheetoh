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SELLER REDLINE</w:t>
      </w:r>
    </w:p>
    <w:p>
      <w:pPr>
        <w:spacing w:after="60"/>
        <w:jc w:val="center"/>
      </w:pPr>
      <w:r>
        <w:rPr>
          <w:b/>
          <w:bCs/>
          <w:sz w:val="24"/>
          <w:szCs w:val="24"/>
        </w:rPr>
        <w:t xml:space="preserve">Master Procurement Agreement</w:t>
      </w:r>
    </w:p>
    <w:p>
      <w:pPr>
        <w:spacing w:after="60"/>
        <w:jc w:val="center"/>
      </w:pPr>
      <w:r>
        <w:t xml:space="preserve">Prolec-GE Waukesha, Inc. / Security Camera Warehouse, Inc.</w:t>
      </w:r>
    </w:p>
    <w:p>
      <w:pPr>
        <w:spacing w:after="240"/>
        <w:jc w:val="center"/>
      </w:pPr>
      <w:r>
        <w:t xml:space="preserve">Buyer form: KES 3/15/2022 (GT OSC IRHR); V0.02 PMN 10.26.2026 JLI mod. 10-7-2026</w:t>
      </w:r>
    </w:p>
    <w:p>
      <w:pPr>
        <w:spacing w:after="120" w:before="200"/>
      </w:pPr>
      <w:r>
        <w:rPr>
          <w:b/>
          <w:bCs/>
        </w:rPr>
        <w:t xml:space="preserve">Legend and scope of this redline</w:t>
      </w:r>
    </w:p>
    <w:p>
      <w:pPr>
        <w:spacing w:after="120" w:line="264"/>
        <w:jc w:val="both"/>
      </w:pPr>
      <w:r>
        <w:t xml:space="preserve">Tracked changes are authored as “Security Camera Warehouse, Inc.” dated October 14, 2026. </w:t>
      </w:r>
      <w:ins w:id="1" w:author="Security Camera Warehouse, Inc." w:date="2026-10-14T12:00:00Z">
        <w:r>
          <w:t xml:space="preserve">Inserted text appears like this</w:t>
        </w:r>
      </w:ins>
      <w:r>
        <w:t xml:space="preserve"> and </w:t>
      </w:r>
      <w:del w:id="2" w:author="Security Camera Warehouse, Inc." w:date="2026-10-14T12:00:00Z">
        <w:r>
          <w:delText xml:space="preserve">deleted text appears like this</w:delText>
        </w:r>
      </w:del>
      <w:r>
        <w:t xml:space="preserve">. Drafting notes in brackets are for the negotiating parties and are to be removed before execution.</w:t>
      </w:r>
    </w:p>
    <w:p>
      <w:pPr>
        <w:spacing w:after="120" w:line="264"/>
        <w:jc w:val="both"/>
      </w:pPr>
      <w:r>
        <w:t xml:space="preserve">The body of the Agreement (Sections 1 through 5), Attachment 1-A (Scope of Work) and Attachment 1-B (Bill of Material) are reproduced in full. For Attachments 2 through 6, only the clauses Seller proposes to change are reproduced; every clause not shown is accepted as written in Buyer's form. Within a reproduced clause, “[…]” marks unchanged text that has been omitted for brevity. Attachment 1-C (Drawing), Attachment 3 Appendices A through C, and the on-site chemical listing are unchanged and not reproduced.</w:t>
      </w:r>
    </w:p>
    <w:p>
      <w:pPr>
        <w:spacing w:after="120" w:before="200"/>
      </w:pPr>
      <w:r>
        <w:rPr>
          <w:b/>
          <w:bCs/>
        </w:rPr>
        <w:t xml:space="preserve">Summary of principal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spacing w:after="40"/>
              <w:jc w:val="left"/>
            </w:pPr>
            <w:r>
              <w:rPr>
                <w:b/>
                <w:bCs/>
              </w:rPr>
              <w:t xml:space="preserve">Provision</w:t>
            </w:r>
          </w:p>
        </w:tc>
        <w:tc>
          <w:tcPr>
            <w:tcW w:type="dxa" w:w="6480"/>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spacing w:after="40"/>
              <w:jc w:val="left"/>
            </w:pPr>
            <w:r>
              <w:rPr>
                <w:b/>
                <w:bCs/>
              </w:rPr>
              <w:t xml:space="preserve">Change</w:t>
            </w:r>
          </w:p>
        </w:tc>
      </w:tr>
      <w:tr>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Agreement §§4.1, 4.7</w:t>
            </w:r>
          </w:p>
        </w:tc>
        <w:tc>
          <w:tcPr>
            <w:tcW w:type="dxa" w:w="64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Order of precedence now ranks the Agreement body and Attachment 1 above the GE Vernova Terms of Purchase.</w:t>
            </w:r>
          </w:p>
        </w:tc>
      </w:tr>
      <w:tr>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Agreement §5.4; Att. 2 §20; Att. 6 §D.6</w:t>
            </w:r>
          </w:p>
        </w:tc>
        <w:tc>
          <w:tcPr>
            <w:tcW w:type="dxa" w:w="64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One governing law (Wisconsin) and one dispute process (Attachment 5) for the whole package.</w:t>
            </w:r>
          </w:p>
        </w:tc>
      </w:tr>
      <w:tr>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Agreement §5.6 (new)</w:t>
            </w:r>
          </w:p>
        </w:tc>
        <w:tc>
          <w:tcPr>
            <w:tcW w:type="dxa" w:w="64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Mutual waiver of consequential damages and a cap on Seller's aggregate liability.</w:t>
            </w:r>
          </w:p>
        </w:tc>
      </w:tr>
      <w:tr>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Agreement §5.8 (new); Att. 1-A</w:t>
            </w:r>
          </w:p>
        </w:tc>
        <w:tc>
          <w:tcPr>
            <w:tcW w:type="dxa" w:w="64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The camera system is a supplemental detection aid, not a safety-rated interlock. Buyer owns the trip logic in its control system.</w:t>
            </w:r>
          </w:p>
        </w:tc>
      </w:tr>
      <w:tr>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Att. 1-A</w:t>
            </w:r>
          </w:p>
        </w:tc>
        <w:tc>
          <w:tcPr>
            <w:tcW w:type="dxa" w:w="64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RFQ reference removed; Work is the listed line items. Stated Contract Price, invoicing milestones, acceptance test, lift and change-order mechanics.</w:t>
            </w:r>
          </w:p>
        </w:tc>
      </w:tr>
      <w:tr>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Att. 2 §2</w:t>
            </w:r>
          </w:p>
        </w:tc>
        <w:tc>
          <w:tcPr>
            <w:tcW w:type="dxa" w:w="64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Payment terms follow the Agreement, not Net 150. Most-favored-customer pricing and 20-year parts obligations removed. Set-off narrowed.</w:t>
            </w:r>
          </w:p>
        </w:tc>
      </w:tr>
      <w:tr>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Att. 2 §§5, 9, 12</w:t>
            </w:r>
          </w:p>
        </w:tc>
        <w:tc>
          <w:tcPr>
            <w:tcW w:type="dxa" w:w="64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Seller keeps its pre-existing IP and standard configurations. Warranty tied to the stated scope. Indemnity fault-based. Insurance sized for an integrator.</w:t>
            </w:r>
          </w:p>
        </w:tc>
      </w:tr>
      <w:tr>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Att. 2 §§7.4, 15.2, 18</w:t>
            </w:r>
          </w:p>
        </w:tc>
        <w:tc>
          <w:tcPr>
            <w:tcW w:type="dxa" w:w="64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$500 per-defect fee removed. PFAS and chemical covenants limited to Seller's knowledge. BCP / C-TPAT program replaced with a proportionate undertaking.</w:t>
            </w:r>
          </w:p>
        </w:tc>
      </w:tr>
      <w:tr>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Att. 4</w:t>
            </w:r>
          </w:p>
        </w:tc>
        <w:tc>
          <w:tcPr>
            <w:tcW w:type="dxa" w:w="64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Embedded open-source firmware permitted. Security and Data Protection Addendum scoped to what Seller actually receives.</w:t>
            </w:r>
          </w:p>
        </w:tc>
      </w:tr>
      <w:tr>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Att. 3, Att. 6</w:t>
            </w:r>
          </w:p>
        </w:tc>
        <w:tc>
          <w:tcPr>
            <w:tcW w:type="dxa" w:w="64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Safety program corrected to the Goldsboro facility and current OSHA forms. NDA made symmetrical on marking.</w:t>
            </w:r>
          </w:p>
        </w:tc>
      </w:tr>
    </w:tbl>
    <w:p>
      <w:r>
        <w:br w:type="page"/>
      </w:r>
    </w:p>
    <w:p>
      <w:pPr>
        <w:spacing w:after="200" w:before="240"/>
        <w:jc w:val="center"/>
      </w:pPr>
      <w:r>
        <w:rPr>
          <w:b/>
          <w:bCs/>
          <w:sz w:val="24"/>
          <w:szCs w:val="24"/>
        </w:rPr>
        <w:t xml:space="preserve">MASTER PROCUREMENT AGREEMENT</w:t>
      </w:r>
    </w:p>
    <w:p>
      <w:pPr>
        <w:spacing w:after="120" w:line="264"/>
        <w:jc w:val="both"/>
      </w:pPr>
      <w:r>
        <w:t xml:space="preserve">This </w:t>
      </w:r>
      <w:r>
        <w:rPr>
          <w:b/>
          <w:bCs/>
        </w:rPr>
        <w:t xml:space="preserve">MASTER PROCUREMENT AGREEMENT</w:t>
      </w:r>
      <w:r>
        <w:t xml:space="preserve"> (the “Agreement”) is entered into and effective as of October 26, 2026 (the “Effective Date”), between </w:t>
      </w:r>
      <w:r>
        <w:rPr>
          <w:b/>
          <w:bCs/>
        </w:rPr>
        <w:t xml:space="preserve">PROLEC-GE WAUKESHA, INC.</w:t>
      </w:r>
      <w:r>
        <w:t xml:space="preserve">, a Wisconsin corporation with its principal place of business located at 400 S. Prairie Avenue, Waukesha, Wisconsin 53186, U.S.A., and an additional facility located at 2701 U.S. Highway 117 South, Goldsboro, North Carolina 27530 (“Buyer”), and </w:t>
      </w:r>
      <w:r>
        <w:rPr>
          <w:b/>
          <w:bCs/>
        </w:rPr>
        <w:t xml:space="preserve">SECURITY CAMERA WAREHOUSE, INC.</w:t>
      </w:r>
      <w:r>
        <w:t xml:space="preserve">, a North Carolina corporation with its principal place of business located at 11 Richland Street, Asheville, North Carolina 28806, U.S.A (“Seller”). </w:t>
      </w:r>
      <w:ins w:id="3" w:author="Security Camera Warehouse, Inc." w:date="2026-10-14T12:00:00Z">
        <w:r>
          <w:rPr>
            <w:i/>
            <w:iCs/>
            <w:color w:val="7A3E00"/>
          </w:rPr>
          <w:t xml:space="preserve">[Drafting note: Attachment 6 names “GE Vernova International LLC, acting through its Prolec GE-Waukesha Inc. business component” and Attachment 2 §12.2 refers to “GE Vernova LLC.” Buyer to confirm that Prolec-GE Waukesha, Inc. is the contracting entity for all attachments.]</w:t>
        </w:r>
      </w:ins>
    </w:p>
    <w:p>
      <w:pPr>
        <w:spacing w:after="120" w:line="264"/>
        <w:jc w:val="both"/>
      </w:pPr>
      <w:r>
        <w:t xml:space="preserve">In consideration of the mutual covenants contained herein, the parties agree as follows:</w:t>
      </w:r>
    </w:p>
    <w:p>
      <w:pPr>
        <w:tabs>
          <w:tab w:val="left" w:pos="720"/>
        </w:tabs>
        <w:spacing w:after="120" w:line="264"/>
        <w:ind w:left="720" w:hanging="720"/>
        <w:jc w:val="both"/>
      </w:pPr>
      <w:r>
        <w:t xml:space="preserve">1.</w:t>
      </w:r>
      <w:r>
        <w:tab/>
      </w:r>
      <w:r>
        <w:rPr>
          <w:b/>
          <w:bCs/>
          <w:u w:val="single"/>
        </w:rPr>
        <w:t xml:space="preserve">Applicability of Agreement</w:t>
      </w:r>
      <w:r>
        <w:rPr>
          <w:b/>
          <w:bCs/>
        </w:rPr>
        <w:t xml:space="preserve">.</w:t>
      </w:r>
    </w:p>
    <w:p>
      <w:pPr>
        <w:tabs>
          <w:tab w:val="left" w:pos="720"/>
        </w:tabs>
        <w:spacing w:after="120" w:line="264"/>
        <w:ind w:left="720" w:hanging="720"/>
        <w:jc w:val="both"/>
      </w:pPr>
      <w:r>
        <w:t xml:space="preserve">1.1</w:t>
      </w:r>
      <w:r>
        <w:tab/>
      </w:r>
      <w:r>
        <w:t xml:space="preserve">This Agreement (including, without further repetition, all attachments incorporated herein) and the terms and conditions hereof apply to and form a part of all purchase orders from Buyer to Seller for all purchases of goods and services described in </w:t>
      </w:r>
      <w:r>
        <w:rPr>
          <w:b/>
          <w:bCs/>
        </w:rPr>
        <w:t xml:space="preserve">Attachment</w:t>
      </w:r>
      <w:del w:id="4" w:author="Security Camera Warehouse, Inc." w:date="2026-10-14T12:00:00Z">
        <w:r>
          <w:delText xml:space="preserve"> 1</w:delText>
        </w:r>
      </w:del>
      <w:ins w:id="5" w:author="Security Camera Warehouse, Inc." w:date="2026-10-14T12:00:00Z">
        <w:r>
          <w:t xml:space="preserve">s 1-A, 1-B and 1-C (collectively, “Attachment 1”)</w:t>
        </w:r>
      </w:ins>
      <w:r>
        <w:t xml:space="preserve"> by Buyer from Seller from the Effective Date until this Agreement is terminated or superseded by another written agreement executed by the parties (in each case, an “Order”).</w:t>
      </w:r>
    </w:p>
    <w:p>
      <w:pPr>
        <w:tabs>
          <w:tab w:val="left" w:pos="720"/>
        </w:tabs>
        <w:spacing w:after="120" w:line="264"/>
        <w:ind w:left="720" w:hanging="720"/>
        <w:jc w:val="both"/>
      </w:pPr>
      <w:r>
        <w:t xml:space="preserve">1.2</w:t>
      </w:r>
      <w:r>
        <w:tab/>
      </w:r>
      <w:r>
        <w:t xml:space="preserve">The terms and conditions of this Agreement supersede any additional or different terms and conditions contained in (a) any proposal or quotation from Seller; (b) any preprinted terms and conditions provided in any Order; and (c) any Order acknowledgement, invoice, or other document from Seller, in all of the preceding cases regardless of whether such additional or different terms and conditions are issued subsequent to the Effective Date.</w:t>
      </w:r>
    </w:p>
    <w:p>
      <w:pPr>
        <w:tabs>
          <w:tab w:val="left" w:pos="720"/>
        </w:tabs>
        <w:spacing w:after="120" w:line="264"/>
        <w:ind w:left="720" w:hanging="720"/>
        <w:jc w:val="both"/>
      </w:pPr>
      <w:r>
        <w:t xml:space="preserve">1.3</w:t>
      </w:r>
      <w:r>
        <w:tab/>
      </w:r>
      <w:r>
        <w:t xml:space="preserve">This Agreement is not a commitment to place any Order, or any quantity of Orders, with Seller for any particular kind of goods and/or services. Buyer at all times reserves the right to request quotations from and to issue Orders to other suppliers.</w:t>
      </w:r>
    </w:p>
    <w:p>
      <w:pPr>
        <w:tabs>
          <w:tab w:val="left" w:pos="720"/>
        </w:tabs>
        <w:spacing w:after="120" w:line="264"/>
        <w:ind w:left="720" w:hanging="720"/>
        <w:jc w:val="both"/>
      </w:pPr>
      <w:r>
        <w:t xml:space="preserve">2.</w:t>
      </w:r>
      <w:r>
        <w:tab/>
      </w:r>
      <w:r>
        <w:rPr>
          <w:b/>
          <w:bCs/>
          <w:u w:val="single"/>
        </w:rPr>
        <w:t xml:space="preserve">Term and Termination</w:t>
      </w:r>
      <w:r>
        <w:rPr>
          <w:b/>
          <w:bCs/>
        </w:rPr>
        <w:t xml:space="preserve">.</w:t>
      </w:r>
    </w:p>
    <w:p>
      <w:pPr>
        <w:tabs>
          <w:tab w:val="left" w:pos="720"/>
        </w:tabs>
        <w:spacing w:after="120" w:line="264"/>
        <w:ind w:left="720" w:hanging="720"/>
        <w:jc w:val="both"/>
      </w:pPr>
      <w:r>
        <w:t xml:space="preserve">2.1</w:t>
      </w:r>
      <w:r>
        <w:tab/>
      </w:r>
      <w:r>
        <w:rPr>
          <w:u w:val="single"/>
        </w:rPr>
        <w:t xml:space="preserve">Term and Termination</w:t>
      </w:r>
      <w:r>
        <w:t xml:space="preserve">. The initial term of this Agreement commences on the Effective Date and, unless earlier terminated in accordance with the terms of this Agreement, terminates at the end of the day, on October 26th, 2027 (the “Initial Term”). Thereafter, the Agreement will automatically renew for successive one (1) year periods unless either party gives the other party at least 60 days’ written notice that it declines to renew the Agreement. The Initial Term and any and all renewal terms are collectively referred to herein as the “Term of the Agreement.” </w:t>
      </w:r>
      <w:del w:id="6" w:author="Security Camera Warehouse, Inc." w:date="2026-10-14T12:00:00Z">
        <w:r>
          <w:delText xml:space="preserve">Buyer</w:delText>
        </w:r>
      </w:del>
      <w:ins w:id="7" w:author="Security Camera Warehouse, Inc." w:date="2026-10-14T12:00:00Z">
        <w:r>
          <w:t xml:space="preserve">Either party</w:t>
        </w:r>
      </w:ins>
      <w:r>
        <w:t xml:space="preserve"> may terminate this Agreement at any time by giving at least 60 days’ prior written notice</w:t>
      </w:r>
      <w:ins w:id="8" w:author="Security Camera Warehouse, Inc." w:date="2026-10-14T12:00:00Z">
        <w:r>
          <w:t xml:space="preserve"> to the other party</w:t>
        </w:r>
      </w:ins>
      <w:r>
        <w:t xml:space="preserve">.</w:t>
      </w:r>
    </w:p>
    <w:p>
      <w:pPr>
        <w:tabs>
          <w:tab w:val="left" w:pos="720"/>
        </w:tabs>
        <w:spacing w:after="120" w:line="264"/>
        <w:ind w:left="720" w:hanging="720"/>
        <w:jc w:val="both"/>
      </w:pPr>
      <w:r>
        <w:t xml:space="preserve">2.2</w:t>
      </w:r>
      <w:r>
        <w:tab/>
      </w:r>
      <w:r>
        <w:rPr>
          <w:u w:val="single"/>
        </w:rPr>
        <w:t xml:space="preserve">Effect of Termination on Pending Orders</w:t>
      </w:r>
      <w:r>
        <w:t xml:space="preserve">. Any Order issued hereunder that has not been commenced or fulfilled in its entirety on the date of termination of this Agreement will continue in force and remain subject to all terms and conditions of this Agreement until the earlier of (a) the completion of the Order and (b) the date that is 60 days after the date of such termination</w:t>
      </w:r>
      <w:ins w:id="9" w:author="Security Camera Warehouse, Inc." w:date="2026-10-14T12:00:00Z">
        <w:r>
          <w:t xml:space="preserve">, unless the parties agree in writing to complete the Order in full</w:t>
        </w:r>
      </w:ins>
      <w:r>
        <w:t xml:space="preserve">.</w:t>
      </w:r>
    </w:p>
    <w:p>
      <w:pPr>
        <w:tabs>
          <w:tab w:val="left" w:pos="720"/>
        </w:tabs>
        <w:spacing w:after="120" w:line="264"/>
        <w:ind w:left="720" w:hanging="720"/>
        <w:jc w:val="both"/>
      </w:pPr>
      <w:r>
        <w:t xml:space="preserve">3.</w:t>
      </w:r>
      <w:r>
        <w:tab/>
      </w:r>
      <w:r>
        <w:rPr>
          <w:b/>
          <w:bCs/>
          <w:u w:val="single"/>
        </w:rPr>
        <w:t xml:space="preserve">Orders</w:t>
      </w:r>
      <w:r>
        <w:rPr>
          <w:b/>
          <w:bCs/>
        </w:rPr>
        <w:t xml:space="preserve">.</w:t>
      </w:r>
    </w:p>
    <w:p>
      <w:pPr>
        <w:tabs>
          <w:tab w:val="left" w:pos="720"/>
        </w:tabs>
        <w:spacing w:after="120" w:line="264"/>
        <w:ind w:left="720" w:hanging="720"/>
        <w:jc w:val="both"/>
      </w:pPr>
      <w:r>
        <w:t xml:space="preserve">3.1</w:t>
      </w:r>
      <w:r>
        <w:tab/>
      </w:r>
      <w:r>
        <w:t xml:space="preserve">Each Order will describe the scope of work, price, payment terms, and schedule for the project that is its subject. Payment terms for each Order will be 60 days End of Month </w:t>
      </w:r>
      <w:ins w:id="10" w:author="Security Camera Warehouse, Inc." w:date="2026-10-14T12:00:00Z">
        <w:r>
          <w:t xml:space="preserve">from the date of invoice </w:t>
        </w:r>
      </w:ins>
      <w:r>
        <w:t xml:space="preserve">except to the extent Orders issued as part of a capital project clearly specify progress payments under other terms as mutually agreed by the parties. </w:t>
      </w:r>
      <w:ins w:id="11" w:author="Security Camera Warehouse, Inc." w:date="2026-10-14T12:00:00Z">
        <w:r>
          <w:t xml:space="preserve">Seller may invoice (a) goods upon delivery to Buyer’s Goldsboro facility and (b) services upon substantial completion of installation and commissioning, or as otherwise stated in Attachment 1-A. Buyer will issue an Order referencing this Agreement before Seller is required to order equipment or mobilize. Notwithstanding anything to the contrary in Attachment 2, the payment terms of this Section 3.1 and Attachment 1-A control, and Sections 2.2(a) through 2.2(c) of Attachment 2 do not apply.</w:t>
        </w:r>
      </w:ins>
    </w:p>
    <w:p>
      <w:pPr>
        <w:tabs>
          <w:tab w:val="left" w:pos="720"/>
        </w:tabs>
        <w:spacing w:after="120" w:line="264"/>
        <w:ind w:left="720" w:hanging="720"/>
        <w:jc w:val="both"/>
      </w:pPr>
      <w:r>
        <w:t xml:space="preserve">3.2</w:t>
      </w:r>
      <w:r>
        <w:tab/>
      </w:r>
      <w:r>
        <w:t xml:space="preserve">A party’s breach of any of the terms and conditions of an Order is a breach of this Agreement.</w:t>
      </w:r>
    </w:p>
    <w:p>
      <w:pPr>
        <w:tabs>
          <w:tab w:val="left" w:pos="720"/>
        </w:tabs>
        <w:spacing w:after="120" w:line="264"/>
        <w:ind w:left="720" w:hanging="720"/>
        <w:jc w:val="both"/>
      </w:pPr>
      <w:r>
        <w:t xml:space="preserve">4.</w:t>
      </w:r>
      <w:r>
        <w:tab/>
      </w:r>
      <w:r>
        <w:rPr>
          <w:b/>
          <w:bCs/>
          <w:u w:val="single"/>
        </w:rPr>
        <w:t xml:space="preserve">Other Terms and Conditions</w:t>
      </w:r>
      <w:r>
        <w:rPr>
          <w:b/>
          <w:bCs/>
        </w:rPr>
        <w:t xml:space="preserve">.</w:t>
      </w:r>
    </w:p>
    <w:p>
      <w:pPr>
        <w:spacing w:after="120" w:line="264"/>
        <w:jc w:val="both"/>
      </w:pPr>
      <w:r>
        <w:t xml:space="preserve">The following are incorporated into this Agreement and will be deemed incorporated into each Order as if fully set forth therein:</w:t>
      </w:r>
    </w:p>
    <w:p>
      <w:pPr>
        <w:tabs>
          <w:tab w:val="left" w:pos="720"/>
        </w:tabs>
        <w:spacing w:after="120" w:line="264"/>
        <w:ind w:left="720" w:hanging="720"/>
        <w:jc w:val="both"/>
      </w:pPr>
      <w:r>
        <w:t xml:space="preserve">4.1</w:t>
      </w:r>
      <w:r>
        <w:tab/>
      </w:r>
      <w:r>
        <w:rPr>
          <w:u w:val="single"/>
        </w:rPr>
        <w:t xml:space="preserve">Standard Terms and Conditions of Purchase.</w:t>
      </w:r>
      <w:r>
        <w:t xml:space="preserve"> GE Vernova Terms of Purchase Rev. C-U.S. set forth in </w:t>
      </w:r>
      <w:r>
        <w:rPr>
          <w:b/>
          <w:bCs/>
        </w:rPr>
        <w:t xml:space="preserve">Attachment 2</w:t>
      </w:r>
      <w:ins w:id="12" w:author="Security Camera Warehouse, Inc." w:date="2026-10-14T12:00:00Z">
        <w:r>
          <w:t xml:space="preserve">, as modified by the tracked changes shown therein</w:t>
        </w:r>
      </w:ins>
      <w:r>
        <w:t xml:space="preserve">, except to the extent such Terms and Conditions are inconsistent with this Agreement </w:t>
      </w:r>
      <w:del w:id="13" w:author="Security Camera Warehouse, Inc." w:date="2026-10-14T12:00:00Z">
        <w:r>
          <w:delText xml:space="preserve">exclusive of attachments</w:delText>
        </w:r>
      </w:del>
      <w:ins w:id="14" w:author="Security Camera Warehouse, Inc." w:date="2026-10-14T12:00:00Z">
        <w:r>
          <w:t xml:space="preserve">(including Attachment 1)</w:t>
        </w:r>
      </w:ins>
      <w:r>
        <w:t xml:space="preserve">, in which case this Agreement </w:t>
      </w:r>
      <w:del w:id="15" w:author="Security Camera Warehouse, Inc." w:date="2026-10-14T12:00:00Z">
        <w:r>
          <w:delText xml:space="preserve">exclusive of attachments</w:delText>
        </w:r>
      </w:del>
      <w:ins w:id="16" w:author="Security Camera Warehouse, Inc." w:date="2026-10-14T12:00:00Z">
        <w:r>
          <w:t xml:space="preserve">(including Attachment 1)</w:t>
        </w:r>
      </w:ins>
      <w:r>
        <w:t xml:space="preserve"> controls.</w:t>
      </w:r>
    </w:p>
    <w:p>
      <w:pPr>
        <w:tabs>
          <w:tab w:val="left" w:pos="720"/>
        </w:tabs>
        <w:spacing w:after="120" w:line="264"/>
        <w:ind w:left="720" w:hanging="720"/>
        <w:jc w:val="both"/>
      </w:pPr>
      <w:r>
        <w:t xml:space="preserve">4.2</w:t>
      </w:r>
      <w:r>
        <w:tab/>
      </w:r>
      <w:r>
        <w:rPr>
          <w:u w:val="single"/>
        </w:rPr>
        <w:t xml:space="preserve">Contractor Safety Procedure Form.</w:t>
      </w:r>
      <w:r>
        <w:t xml:space="preserve"> The Prolec-GE Waukesha, Inc., Contractor Safety Procedure Form for Buyer’s facility in Goldsboro, North Carolina, that is current on the date of Order issuance (the version in effect on the Effective Date is set forth in </w:t>
      </w:r>
      <w:r>
        <w:rPr>
          <w:b/>
          <w:bCs/>
        </w:rPr>
        <w:t xml:space="preserve">Attachment 3</w:t>
      </w:r>
      <w:r>
        <w:t xml:space="preserve">).</w:t>
      </w:r>
      <w:ins w:id="17" w:author="Security Camera Warehouse, Inc." w:date="2026-10-14T12:00:00Z">
        <w:r>
          <w:t xml:space="preserve"> Buyer will deliver the current Goldsboro facility version to Seller before mobilization; until then, Attachment 3 applies to the extent its provisions are applicable to the Goldsboro facility.</w:t>
        </w:r>
      </w:ins>
    </w:p>
    <w:p>
      <w:pPr>
        <w:tabs>
          <w:tab w:val="left" w:pos="720"/>
        </w:tabs>
        <w:spacing w:after="120" w:line="264"/>
        <w:ind w:left="720" w:hanging="720"/>
        <w:jc w:val="both"/>
      </w:pPr>
      <w:r>
        <w:t xml:space="preserve">4.3</w:t>
      </w:r>
      <w:r>
        <w:tab/>
      </w:r>
      <w:r>
        <w:rPr>
          <w:u w:val="single"/>
        </w:rPr>
        <w:t xml:space="preserve">Goods and Services with Software, Maintenance, License and Subscription Components</w:t>
      </w:r>
      <w:r>
        <w:t xml:space="preserve"> are subject to requirements set forth in </w:t>
      </w:r>
      <w:r>
        <w:rPr>
          <w:b/>
          <w:bCs/>
        </w:rPr>
        <w:t xml:space="preserve">Attachment 4</w:t>
      </w:r>
      <w:ins w:id="18" w:author="Security Camera Warehouse, Inc." w:date="2026-10-14T12:00:00Z">
        <w:r>
          <w:t xml:space="preserve">, as modified by the tracked changes shown therein</w:t>
        </w:r>
      </w:ins>
      <w:r>
        <w:t xml:space="preserve">.</w:t>
      </w:r>
    </w:p>
    <w:p>
      <w:pPr>
        <w:tabs>
          <w:tab w:val="left" w:pos="720"/>
        </w:tabs>
        <w:spacing w:after="120" w:line="264"/>
        <w:ind w:left="720" w:hanging="720"/>
        <w:jc w:val="both"/>
      </w:pPr>
      <w:r>
        <w:t xml:space="preserve">4.4</w:t>
      </w:r>
      <w:r>
        <w:tab/>
      </w:r>
      <w:r>
        <w:rPr>
          <w:u w:val="single"/>
        </w:rPr>
        <w:t xml:space="preserve">Dispute Resolution.</w:t>
      </w:r>
      <w:r>
        <w:t xml:space="preserve"> The Prolec-GE Waukesha, Inc., Supplemental Terms and Conditions Governing Dispute Resolution set forth in </w:t>
      </w:r>
      <w:r>
        <w:rPr>
          <w:b/>
          <w:bCs/>
        </w:rPr>
        <w:t xml:space="preserve">Attachment 5</w:t>
      </w:r>
      <w:ins w:id="19" w:author="Security Camera Warehouse, Inc." w:date="2026-10-14T12:00:00Z">
        <w:r>
          <w:t xml:space="preserve">, as modified by the tracked changes shown therein</w:t>
        </w:r>
      </w:ins>
      <w:r>
        <w:t xml:space="preserve">.</w:t>
      </w:r>
    </w:p>
    <w:p>
      <w:pPr>
        <w:tabs>
          <w:tab w:val="left" w:pos="720"/>
        </w:tabs>
        <w:spacing w:after="120" w:line="264"/>
        <w:ind w:left="720" w:hanging="720"/>
        <w:jc w:val="both"/>
      </w:pPr>
      <w:r>
        <w:t xml:space="preserve">4.5</w:t>
      </w:r>
      <w:r>
        <w:tab/>
      </w:r>
      <w:r>
        <w:rPr>
          <w:u w:val="single"/>
        </w:rPr>
        <w:t xml:space="preserve">Non-Disclosure Agreement.</w:t>
      </w:r>
      <w:r>
        <w:t xml:space="preserve"> The Non-Disclosure Agreement- GEV Sourcing Mutual Disclosure set forth in </w:t>
      </w:r>
      <w:r>
        <w:rPr>
          <w:b/>
          <w:bCs/>
        </w:rPr>
        <w:t xml:space="preserve">Attachment 6</w:t>
      </w:r>
      <w:ins w:id="20" w:author="Security Camera Warehouse, Inc." w:date="2026-10-14T12:00:00Z">
        <w:r>
          <w:t xml:space="preserve">, as modified by the tracked changes shown therein</w:t>
        </w:r>
      </w:ins>
      <w:r>
        <w:t xml:space="preserve">.</w:t>
      </w:r>
    </w:p>
    <w:p>
      <w:pPr>
        <w:tabs>
          <w:tab w:val="left" w:pos="720"/>
        </w:tabs>
        <w:spacing w:after="120" w:line="264"/>
        <w:ind w:left="720" w:hanging="720"/>
        <w:jc w:val="both"/>
      </w:pPr>
      <w:r>
        <w:t xml:space="preserve">4.6</w:t>
      </w:r>
      <w:r>
        <w:tab/>
      </w:r>
      <w:ins w:id="21" w:author="Security Camera Warehouse, Inc." w:date="2026-10-14T12:00:00Z">
        <w:r>
          <w:rPr>
            <w:u w:val="single"/>
          </w:rPr>
          <w:t xml:space="preserve">Order of Precedence.</w:t>
        </w:r>
      </w:ins>
      <w:ins w:id="22" w:author="Security Camera Warehouse, Inc." w:date="2026-10-14T12:00:00Z">
        <w:r>
          <w:t xml:space="preserve"> In the event of any conflict or inconsistency among the documents comprising this Agreement and any Order, the following order of precedence applies, with the earlier-listed document controlling: (a) Sections 1 through 5 of this Agreement; (b) Attachment 1; (c) Attachment 5; (d) Attachment 4; (e) Attachment 6; (f) Attachment 2; (g) Attachment 3, except that Attachment 3 controls as to on-site safety procedures; and (h) any Order, except as to scope, price, quantity and schedule stated in the Order. A limitation or exclusion of liability in this Agreement applies notwithstanding any contrary provision in any attachment or Order.</w:t>
        </w:r>
      </w:ins>
    </w:p>
    <w:p>
      <w:pPr>
        <w:tabs>
          <w:tab w:val="left" w:pos="720"/>
        </w:tabs>
        <w:spacing w:after="120" w:line="264"/>
        <w:ind w:left="720" w:hanging="720"/>
        <w:jc w:val="both"/>
      </w:pPr>
      <w:r>
        <w:t xml:space="preserve">5.</w:t>
      </w:r>
      <w:r>
        <w:tab/>
      </w:r>
      <w:r>
        <w:rPr>
          <w:b/>
          <w:bCs/>
          <w:u w:val="single"/>
        </w:rPr>
        <w:t xml:space="preserve">General Provisions</w:t>
      </w:r>
      <w:r>
        <w:rPr>
          <w:b/>
          <w:bCs/>
        </w:rPr>
        <w:t xml:space="preserve">.</w:t>
      </w:r>
    </w:p>
    <w:p>
      <w:pPr>
        <w:tabs>
          <w:tab w:val="left" w:pos="720"/>
        </w:tabs>
        <w:spacing w:after="120" w:line="264"/>
        <w:ind w:left="720" w:hanging="720"/>
        <w:jc w:val="both"/>
      </w:pPr>
      <w:r>
        <w:t xml:space="preserve">5.1</w:t>
      </w:r>
      <w:r>
        <w:tab/>
      </w:r>
      <w:r>
        <w:rPr>
          <w:u w:val="single"/>
        </w:rPr>
        <w:t xml:space="preserve">Entire Agreement.</w:t>
      </w:r>
      <w:r>
        <w:t xml:space="preserve"> This Agreement constitutes the entire agreement of Buyer and Seller with respect to its subject matter.</w:t>
      </w:r>
    </w:p>
    <w:p>
      <w:pPr>
        <w:tabs>
          <w:tab w:val="left" w:pos="720"/>
        </w:tabs>
        <w:spacing w:after="120" w:line="264"/>
        <w:ind w:left="720" w:hanging="720"/>
        <w:jc w:val="both"/>
      </w:pPr>
      <w:r>
        <w:t xml:space="preserve">5.2</w:t>
      </w:r>
      <w:r>
        <w:tab/>
      </w:r>
      <w:r>
        <w:rPr>
          <w:u w:val="single"/>
        </w:rPr>
        <w:t xml:space="preserve">Severability.</w:t>
      </w:r>
      <w:r>
        <w:t xml:space="preserve"> In the event that one or more clauses of this Agreement are found to be unenforceable, illegal, or contrary to public policy by a court of competent jurisdiction, the remainder of this Agreement will remain in full force and effect.</w:t>
      </w:r>
    </w:p>
    <w:p>
      <w:pPr>
        <w:tabs>
          <w:tab w:val="left" w:pos="720"/>
        </w:tabs>
        <w:spacing w:after="120" w:line="264"/>
        <w:ind w:left="720" w:hanging="720"/>
        <w:jc w:val="both"/>
      </w:pPr>
      <w:r>
        <w:t xml:space="preserve">5.3</w:t>
      </w:r>
      <w:r>
        <w:tab/>
      </w:r>
      <w:r>
        <w:rPr>
          <w:u w:val="single"/>
        </w:rPr>
        <w:t xml:space="preserve">Amendments.</w:t>
      </w:r>
      <w:r>
        <w:t xml:space="preserve"> The terms and conditions of this Agreement may not be changed, altered, supplemented, or added to at any time except by supplemental written amendments that refer specifically to this Agreement signed by an authorized representative of Seller and by an authorized member of Buyer’s senior management. Except as provided in this Agreement, no unilateral action by either party will alter this Agreement or its applicability to any Orders issued during the Term of the Agreement.</w:t>
      </w:r>
    </w:p>
    <w:p>
      <w:pPr>
        <w:tabs>
          <w:tab w:val="left" w:pos="720"/>
        </w:tabs>
        <w:spacing w:after="120" w:line="264"/>
        <w:ind w:left="720" w:hanging="720"/>
        <w:jc w:val="both"/>
      </w:pPr>
      <w:r>
        <w:t xml:space="preserve">5.4</w:t>
      </w:r>
      <w:r>
        <w:tab/>
      </w:r>
      <w:r>
        <w:rPr>
          <w:u w:val="single"/>
        </w:rPr>
        <w:t xml:space="preserve">Choice of Law.</w:t>
      </w:r>
      <w:r>
        <w:t xml:space="preserve"> This Agreement and all Orders issued during the Term of the Agreement will be interpreted, construed, and enforced in accordance with the laws of the State of Wisconsin without reference to that state’s conflicts-of-laws rules, and all claims relating to or arising out of this contract, or the breach thereof, whether sounding in contract, tort or otherwise, shall likewise be governed by the laws of Wisconsin. This Agreement will not be interpreted, construed, and enforced in accordance with the U.N. Convention on Contracts for the International Sale of Goods. </w:t>
      </w:r>
      <w:ins w:id="23" w:author="Security Camera Warehouse, Inc." w:date="2026-10-14T12:00:00Z">
        <w:r>
          <w:t xml:space="preserve">This Section 5.4 and Attachment 5 govern the law applicable to, and the forum and procedure for, all disputes arising under or relating to this Agreement, every attachment and every Order, notwithstanding Section 20 of Attachment 2, Section D.6 of Attachment 6 or any other provision to the contrary.</w:t>
        </w:r>
      </w:ins>
    </w:p>
    <w:p>
      <w:pPr>
        <w:tabs>
          <w:tab w:val="left" w:pos="720"/>
        </w:tabs>
        <w:spacing w:after="120" w:line="264"/>
        <w:ind w:left="720" w:hanging="720"/>
        <w:jc w:val="both"/>
      </w:pPr>
      <w:r>
        <w:t xml:space="preserve">5.5</w:t>
      </w:r>
      <w:r>
        <w:tab/>
      </w:r>
      <w:r>
        <w:rPr>
          <w:u w:val="single"/>
        </w:rPr>
        <w:t xml:space="preserve">Notices.</w:t>
      </w:r>
    </w:p>
    <w:p>
      <w:pPr>
        <w:tabs>
          <w:tab w:val="left" w:pos="1440"/>
        </w:tabs>
        <w:spacing w:after="120" w:line="264"/>
        <w:ind w:left="1440" w:hanging="720"/>
        <w:jc w:val="both"/>
      </w:pPr>
      <w:r>
        <w:t xml:space="preserve">(a)</w:t>
      </w:r>
      <w:r>
        <w:tab/>
      </w:r>
      <w:r>
        <w:t xml:space="preserve">Any notice or other communication required by this Agreement will be deemed to have been fully given only if sent by a nationally recognized express courier with evidence of delivery retained by the sending party, </w:t>
      </w:r>
      <w:ins w:id="24" w:author="Security Camera Warehouse, Inc." w:date="2026-10-14T12:00:00Z">
        <w:r>
          <w:t xml:space="preserve">or by email to the addresses below with confirmation of receipt (an automated reply does not constitute confirmation), </w:t>
        </w:r>
      </w:ins>
      <w:r>
        <w:t xml:space="preserve">such notice to be effective upon receipt.</w:t>
      </w:r>
    </w:p>
    <w:p>
      <w:pPr>
        <w:tabs>
          <w:tab w:val="left" w:pos="1440"/>
        </w:tabs>
        <w:spacing w:after="120" w:line="264"/>
        <w:ind w:left="1440" w:hanging="720"/>
        <w:jc w:val="both"/>
      </w:pPr>
      <w:r>
        <w:t xml:space="preserve">(b)</w:t>
      </w:r>
      <w:r>
        <w:tab/>
      </w:r>
      <w:r>
        <w:t xml:space="preserve">All notices shall be sent to the address of the recipient’s principal place of business on the first page of this Agreement, and (i) if to Buyer, to the attention of the President, with a copy by electric email to Daniel Cruz at daniel.cruz8@gevernova.com and Jana Iller-Gillis at Jana.Iller-Gillis@gevernova.com 262.446.8467; and (ii) if to Seller, to the attention of the Cory Anderson at Cory.Anderson@GetSCW.com 828 421-2004.</w:t>
      </w:r>
    </w:p>
    <w:p>
      <w:pPr>
        <w:tabs>
          <w:tab w:val="left" w:pos="1440"/>
        </w:tabs>
        <w:spacing w:after="120" w:line="264"/>
        <w:ind w:left="1440" w:hanging="720"/>
        <w:jc w:val="both"/>
      </w:pPr>
      <w:r>
        <w:t xml:space="preserve">(c)</w:t>
      </w:r>
      <w:r>
        <w:tab/>
      </w:r>
      <w:r>
        <w:t xml:space="preserve">Either party may change its address or numbers for receiving notices by giving written notice of such change to the other party in accordance with this section.</w:t>
      </w:r>
    </w:p>
    <w:p>
      <w:pPr>
        <w:tabs>
          <w:tab w:val="left" w:pos="720"/>
        </w:tabs>
        <w:spacing w:after="120" w:line="264"/>
        <w:ind w:left="720" w:hanging="720"/>
        <w:jc w:val="both"/>
      </w:pPr>
      <w:r>
        <w:t xml:space="preserve">5.6</w:t>
      </w:r>
      <w:r>
        <w:tab/>
      </w:r>
      <w:ins w:id="25" w:author="Security Camera Warehouse, Inc." w:date="2026-10-14T12:00:00Z">
        <w:r>
          <w:rPr>
            <w:u w:val="single"/>
          </w:rPr>
          <w:t xml:space="preserve">Limitation of Liability.</w:t>
        </w:r>
      </w:ins>
      <w:ins w:id="26" w:author="Security Camera Warehouse, Inc." w:date="2026-10-14T12:00:00Z">
        <w:r>
          <w:t xml:space="preserve"> NOTWITHSTANDING ANYTHING TO THE CONTRARY IN THIS AGREEMENT, ANY ATTACHMENT OR ANY ORDER: (a) NEITHER PARTY SHALL BE LIABLE TO THE OTHER, WHETHER IN CONTRACT, TORT (INCLUDING NEGLIGENCE), INDEMNITY, STRICT LIABILITY OR OTHERWISE, FOR ANY INDIRECT, INCIDENTAL, CONSEQUENTIAL, SPECIAL, EXEMPLARY OR PUNITIVE DAMAGES, OR FOR LOSS OF PRODUCTION, LOSS OF USE, DOWNTIME, LOSS OF DATA OR LOSS OF PROFIT OR REVENUE, HOWEVER ARISING; AND (b) SELLER’S TOTAL AGGREGATE LIABILITY ARISING OUT OF OR RELATING TO THIS AGREEMENT AND ALL ORDERS SHALL NOT EXCEED TWO (2) TIMES THE TOTAL PRICE PAID OR PAYABLE UNDER THE ORDER GIVING RISE TO THE CLAIM. The limitations in this Section 5.6 do not apply to (i) a party’s fraud, gross negligence or willful misconduct; (ii) Seller’s obligation under Section 12.1 of Attachment 2 to indemnify third-party claims for bodily injury, death or damage to tangible property to the extent caused by Seller’s negligence, for which Seller’s liability is instead limited to the limits of insurance Seller is required to maintain under Section 12.2 of Attachment 2; or (iii) a party’s breach of its confidentiality obligations. Buyer’s obligation to pay the price for goods delivered and services performed is not limited by this Section 5.6.</w:t>
        </w:r>
      </w:ins>
    </w:p>
    <w:p>
      <w:pPr>
        <w:tabs>
          <w:tab w:val="left" w:pos="720"/>
        </w:tabs>
        <w:spacing w:after="120" w:line="264"/>
        <w:ind w:left="720" w:hanging="720"/>
        <w:jc w:val="both"/>
      </w:pPr>
      <w:r>
        <w:t xml:space="preserve">5.7</w:t>
      </w:r>
      <w:r>
        <w:tab/>
      </w:r>
      <w:r>
        <w:rPr>
          <w:u w:val="single"/>
        </w:rPr>
        <w:t xml:space="preserve">Counterparts; Facsimile.</w:t>
      </w:r>
      <w:r>
        <w:t xml:space="preserve"> This Agreement may be executed in any number of counterparts, each of which will be deemed to be an original, but all of which together will constitute but one and the same agreement. This Agreement may be executed and delivered by facsimile or other electronic transmission, and a facsimile of this Agreement or of a signature of a party to this Agreement will be as effective as an original.</w:t>
      </w:r>
    </w:p>
    <w:p>
      <w:pPr>
        <w:tabs>
          <w:tab w:val="left" w:pos="720"/>
        </w:tabs>
        <w:spacing w:after="120" w:line="264"/>
        <w:ind w:left="720" w:hanging="720"/>
        <w:jc w:val="both"/>
      </w:pPr>
      <w:r>
        <w:t xml:space="preserve">5.8</w:t>
      </w:r>
      <w:r>
        <w:tab/>
      </w:r>
      <w:ins w:id="27" w:author="Security Camera Warehouse, Inc." w:date="2026-10-14T12:00:00Z">
        <w:r>
          <w:rPr>
            <w:u w:val="single"/>
          </w:rPr>
          <w:t xml:space="preserve">Nature of the System.</w:t>
        </w:r>
      </w:ins>
      <w:ins w:id="28" w:author="Security Camera Warehouse, Inc." w:date="2026-10-14T12:00:00Z">
        <w:r>
          <w:t xml:space="preserve"> Buyer acknowledges that the camera-based personnel detection system described in Attachment 1 is a video surveillance and video-analytics system that supplements, and does not replace, Buyer’s established procedures, engineered interlocks, lockout/tagout and human verification for energized transformer testing. The system is not a safety-rated or safety-certified device (including under IEC 61508, IEC 62061 or ISO 13849) and is not designed, represented or warranted as the sole or primary means of personnel protection. Detection depends on camera placement, field of view, lighting, obstructions and environmental conditions, and Seller does not warrant that the system will detect every person or event. Buyer is solely responsible for the design, programming, testing and operation of its process, control and interlock systems, including any action taken or not taken in response to a signal from the system. Buyer shall indemnify and hold Seller harmless from third-party claims to the extent arising from Buyer’s use of the system as a primary safety interlock or from the programming or operation of Buyer’s control systems.</w:t>
        </w:r>
      </w:ins>
    </w:p>
    <w:p>
      <w:pPr>
        <w:spacing w:after="120" w:line="264"/>
        <w:jc w:val="both"/>
      </w:pPr>
      <w:r>
        <w:t xml:space="preserve">The parties are signing this Agreement as of the Effective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rPr>
                <w:b/>
                <w:bCs/>
              </w:rPr>
              <w:t xml:space="preserve">PROLEC-GE WAUKESHA, INC.</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rPr>
                <w:b/>
                <w:bCs/>
              </w:rPr>
              <w:t xml:space="preserve">SECURITY CAMERA WAREHOUSE, INC.</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By:  ______________________________</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By:  ______________________________</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Name:  ______________________________</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Name:  ______________________________</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Title:  ______________________________</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Title:  ______________________________</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Date:  ______________________________</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Date:  ______________________________</w:t>
            </w:r>
          </w:p>
        </w:tc>
      </w:tr>
    </w:tbl>
    <w:p>
      <w:pPr>
        <w:spacing w:after="120"/>
      </w:pPr>
      <w:r>
        <w:rPr>
          <w:i/>
          <w:iCs/>
          <w:color w:val="555555"/>
          <w:sz w:val="20"/>
          <w:szCs w:val="20"/>
        </w:rPr>
        <w:t xml:space="preserve">Buyer’s form was pre-signed by Troy Kabrich, President &amp; Site Director. Because this redline changes the Agreement, both parties will need to re-execute the final version.</w:t>
      </w:r>
    </w:p>
    <w:p>
      <w:r>
        <w:br w:type="page"/>
      </w:r>
    </w:p>
    <w:p>
      <w:pPr>
        <w:spacing w:after="200" w:before="240"/>
        <w:jc w:val="center"/>
      </w:pPr>
      <w:r>
        <w:rPr>
          <w:b/>
          <w:bCs/>
          <w:sz w:val="24"/>
          <w:szCs w:val="24"/>
          <w:u w:val="single"/>
        </w:rPr>
        <w:t xml:space="preserve">ATTACHMENT 1-A</w:t>
      </w:r>
    </w:p>
    <w:p>
      <w:pPr>
        <w:spacing w:after="200" w:before="240"/>
        <w:jc w:val="center"/>
      </w:pPr>
      <w:r>
        <w:rPr>
          <w:b/>
          <w:bCs/>
          <w:sz w:val="24"/>
          <w:szCs w:val="24"/>
        </w:rPr>
        <w:t xml:space="preserve">SCOPE OF WORK</w:t>
      </w:r>
    </w:p>
    <w:p>
      <w:pPr>
        <w:spacing w:after="120" w:line="264"/>
        <w:jc w:val="both"/>
      </w:pPr>
      <w:r>
        <w:t xml:space="preserve">All capitalized terms not defined herein have the meaning they are given in </w:t>
      </w:r>
      <w:del w:id="29" w:author="Security Camera Warehouse, Inc." w:date="2026-10-14T12:00:00Z">
        <w:r>
          <w:delText xml:space="preserve">the Request for Proposal/Quotation to which this </w:delText>
        </w:r>
      </w:del>
      <w:del w:id="30" w:author="Security Camera Warehouse, Inc." w:date="2026-10-14T12:00:00Z">
        <w:r>
          <w:rPr>
            <w:b/>
            <w:bCs/>
          </w:rPr>
          <w:delText xml:space="preserve">Attachment 1-A</w:delText>
        </w:r>
      </w:del>
      <w:del w:id="31" w:author="Security Camera Warehouse, Inc." w:date="2026-10-14T12:00:00Z">
        <w:r>
          <w:delText xml:space="preserve"> is attached and into which it is incorporated</w:delText>
        </w:r>
      </w:del>
      <w:ins w:id="32" w:author="Security Camera Warehouse, Inc." w:date="2026-10-14T12:00:00Z">
        <w:r>
          <w:t xml:space="preserve">the Agreement</w:t>
        </w:r>
      </w:ins>
      <w:r>
        <w:t xml:space="preserve">.</w:t>
      </w:r>
    </w:p>
    <w:p>
      <w:pPr>
        <w:spacing w:after="120" w:line="264"/>
        <w:jc w:val="both"/>
      </w:pPr>
      <w:r>
        <w:t xml:space="preserve">The Work </w:t>
      </w:r>
      <w:del w:id="33" w:author="Security Camera Warehouse, Inc." w:date="2026-10-14T12:00:00Z">
        <w:r>
          <w:delText xml:space="preserve">includes without limitation all goods and services of any kind and all materials and labor necessary to complete the Work described in the RFQ</w:delText>
        </w:r>
      </w:del>
      <w:ins w:id="34" w:author="Security Camera Warehouse, Inc." w:date="2026-10-14T12:00:00Z">
        <w:r>
          <w:t xml:space="preserve">consists of the goods and services expressly listed in this Attachment 1-A and in Attachment 1-B (the “Work”). Goods, services, materials and labor not expressly listed are excluded from the Work and may be added only by a written change order signed by both parties</w:t>
        </w:r>
      </w:ins>
      <w:r>
        <w:t xml:space="preserve">.</w:t>
      </w:r>
    </w:p>
    <w:p>
      <w:pPr>
        <w:jc w:val="center"/>
      </w:pPr>
      <w:r>
        <w:t xml:space="preserve">*   *   *</w:t>
      </w:r>
    </w:p>
    <w:p>
      <w:pPr>
        <w:spacing w:after="120" w:before="200"/>
      </w:pPr>
      <w:r>
        <w:rPr>
          <w:b/>
          <w:bCs/>
        </w:rPr>
        <w:t xml:space="preserve">Background</w:t>
      </w:r>
    </w:p>
    <w:p>
      <w:pPr>
        <w:spacing w:after="120" w:line="264"/>
        <w:ind w:left="720"/>
        <w:jc w:val="both"/>
      </w:pPr>
      <w:r>
        <w:t xml:space="preserve">The existing Test Bay relies on established procedures, interlocks, and human verification to ensure personnel safety during energized transformer testing. The objective of this project is to improve personnel protection by implementing an intelligent camera detection system capable of automatically detecting human presence within designated hazardous areas and triggering existing interlock systems. The solution will also provide continuous video surveillance and recording for operational awareness and incident review.</w:t>
      </w:r>
    </w:p>
    <w:p>
      <w:pPr>
        <w:spacing w:after="120" w:before="200"/>
      </w:pPr>
      <w:r>
        <w:rPr>
          <w:b/>
          <w:bCs/>
        </w:rPr>
        <w:t xml:space="preserve">Objective</w:t>
      </w:r>
    </w:p>
    <w:p>
      <w:pPr>
        <w:spacing w:after="120" w:line="264"/>
        <w:ind w:left="720"/>
        <w:jc w:val="both"/>
      </w:pPr>
      <w:r>
        <w:t xml:space="preserve">Provide a </w:t>
      </w:r>
      <w:del w:id="35" w:author="Security Camera Warehouse, Inc." w:date="2026-10-14T12:00:00Z">
        <w:r>
          <w:delText xml:space="preserve">complete </w:delText>
        </w:r>
      </w:del>
      <w:r>
        <w:t xml:space="preserve">camera-based personnel detection system capable of:</w:t>
      </w:r>
    </w:p>
    <w:p>
      <w:pPr>
        <w:spacing w:after="120" w:line="264"/>
        <w:ind w:left="1440"/>
        <w:jc w:val="both"/>
      </w:pPr>
      <w:r>
        <w:t xml:space="preserve">•  Monitoring energized transformer test bays.</w:t>
      </w:r>
    </w:p>
    <w:p>
      <w:pPr>
        <w:spacing w:after="120" w:line="264"/>
        <w:ind w:left="1440"/>
        <w:jc w:val="both"/>
      </w:pPr>
      <w:r>
        <w:t xml:space="preserve">•  Detecting </w:t>
      </w:r>
      <w:del w:id="36" w:author="Security Camera Warehouse, Inc." w:date="2026-10-14T12:00:00Z">
        <w:r>
          <w:delText xml:space="preserve">unauthorized </w:delText>
        </w:r>
      </w:del>
      <w:r>
        <w:t xml:space="preserve">personnel entry into designated hazard zones</w:t>
      </w:r>
      <w:ins w:id="37" w:author="Security Camera Warehouse, Inc." w:date="2026-10-14T12:00:00Z">
        <w:r>
          <w:t xml:space="preserve"> within the cameras’ configured fields of view</w:t>
        </w:r>
      </w:ins>
      <w:r>
        <w:t xml:space="preserve">.</w:t>
      </w:r>
    </w:p>
    <w:p>
      <w:pPr>
        <w:spacing w:after="120" w:line="264"/>
        <w:ind w:left="1440"/>
        <w:jc w:val="both"/>
      </w:pPr>
      <w:r>
        <w:t xml:space="preserve">•  Issuing a fault/trip signal </w:t>
      </w:r>
      <w:del w:id="38" w:author="Security Camera Warehouse, Inc." w:date="2026-10-14T12:00:00Z">
        <w:r>
          <w:delText xml:space="preserve">to</w:delText>
        </w:r>
      </w:del>
      <w:ins w:id="39" w:author="Security Camera Warehouse, Inc." w:date="2026-10-14T12:00:00Z">
        <w:r>
          <w:t xml:space="preserve">as a dry-contact relay output from the NVR for connection by Buyer to Buyer’s</w:t>
        </w:r>
      </w:ins>
      <w:r>
        <w:t xml:space="preserve"> existing interlock systems.</w:t>
      </w:r>
    </w:p>
    <w:p>
      <w:pPr>
        <w:spacing w:after="120" w:line="264"/>
        <w:ind w:left="1440"/>
        <w:jc w:val="both"/>
      </w:pPr>
      <w:del w:id="40" w:author="Security Camera Warehouse, Inc." w:date="2026-10-14T12:00:00Z">
        <w:r>
          <w:delText xml:space="preserve">•  Automatically de-energizing testing operations when personnel are detected.</w:delText>
        </w:r>
      </w:del>
      <w:ins w:id="41" w:author="Security Camera Warehouse, Inc." w:date="2026-10-14T12:00:00Z">
        <w:r>
          <w:t xml:space="preserve">•  Providing the relay output that Buyer’s process and control system, as programmed by Buyer, may use to de-energize testing operations. Programming of Buyer’s control system, and any automatic de-energization, are Buyer’s responsibility and are outside the Work.</w:t>
        </w:r>
      </w:ins>
    </w:p>
    <w:p>
      <w:pPr>
        <w:spacing w:after="120" w:line="264"/>
        <w:ind w:left="1440"/>
        <w:jc w:val="both"/>
      </w:pPr>
      <w:r>
        <w:t xml:space="preserve">•  Recording video for minimum two-week retention</w:t>
      </w:r>
      <w:ins w:id="42" w:author="Security Camera Warehouse, Inc." w:date="2026-10-14T12:00:00Z">
        <w:r>
          <w:t xml:space="preserve"> under the recording settings configured at commissioning (continuous or event-based recording, resolution and frame rate as selected by Buyer). Retention varies with those settings, and Seller will advise Buyer at commissioning if the selected settings are projected to yield less than two weeks</w:t>
        </w:r>
      </w:ins>
      <w:r>
        <w:t xml:space="preserve">.</w:t>
      </w:r>
    </w:p>
    <w:p>
      <w:pPr>
        <w:spacing w:after="120" w:line="264"/>
        <w:ind w:left="1440"/>
        <w:jc w:val="both"/>
      </w:pPr>
      <w:r>
        <w:t xml:space="preserve">•  Providing adjustable software-defined alarm boundaries.</w:t>
      </w:r>
    </w:p>
    <w:p>
      <w:pPr>
        <w:spacing w:after="120" w:line="264"/>
        <w:ind w:left="720"/>
        <w:jc w:val="both"/>
      </w:pPr>
      <w:ins w:id="43" w:author="Security Camera Warehouse, Inc." w:date="2026-10-14T12:00:00Z">
        <w:r>
          <w:rPr>
            <w:b/>
            <w:bCs/>
          </w:rPr>
          <w:t xml:space="preserve">System Limitations. </w:t>
        </w:r>
      </w:ins>
      <w:ins w:id="44" w:author="Security Camera Warehouse, Inc." w:date="2026-10-14T12:00:00Z">
        <w:r>
          <w:t xml:space="preserve">The detection function uses video analytics and is subject to the limitations of camera placement, field of view, lighting, obstructions and environmental conditions. Camera coverage does not extend through walls or other obstructions (see the note on Attachment 1-C). The system supplements and does not replace Buyer’s engineered interlocks, lockout/tagout and human verification procedures, and is not a safety-rated device. Section 5.8 of the Agreement applies.</w:t>
        </w:r>
      </w:ins>
    </w:p>
    <w:p>
      <w:pPr>
        <w:spacing w:after="120" w:before="200"/>
      </w:pPr>
      <w:r>
        <w:rPr>
          <w:b/>
          <w:bCs/>
        </w:rPr>
        <w:t xml:space="preserve">Scope of work:</w:t>
      </w:r>
    </w:p>
    <w:p>
      <w:pPr>
        <w:spacing w:after="120" w:line="264"/>
      </w:pPr>
      <w:r>
        <w:t xml:space="preserve">Test Cell Cameras – 5 Cameras and Admiral 8 Network Video Recorder (NVR)</w:t>
      </w:r>
    </w:p>
    <w:p>
      <w:pPr>
        <w:spacing w:after="120" w:line="264"/>
      </w:pPr>
      <w:r>
        <w:t xml:space="preserve">Admiral 8 Channel 4K NVR v3 ADM8P8-V3R</w:t>
      </w:r>
    </w:p>
    <w:p>
      <w:pPr>
        <w:spacing w:after="120" w:line="264"/>
      </w:pPr>
      <w:r>
        <w:t xml:space="preserve">5 connected devices: I-001 through I-004, RA-I-005</w:t>
      </w:r>
    </w:p>
    <w:p>
      <w:pPr>
        <w:spacing w:after="120" w:line="264"/>
      </w:pPr>
      <w:r>
        <w:t xml:space="preserve">  Qty.: 1   Cost: $705.00</w:t>
      </w:r>
    </w:p>
    <w:p>
      <w:pPr>
        <w:spacing w:after="120" w:line="264"/>
        <w:jc w:val="both"/>
      </w:pPr>
      <w:r>
        <w:t xml:space="preserve">Installation and provisioning of the Network Video Recorder (NVR), including patch panel termination if installed in customer or SCW provided rack, full system configuration, and final review by the SCW Tech Support Team. This includes establishing connectivity to the client-provided LAN and configuring remote viewing, provided the client supplies an active ISP connection.</w:t>
      </w:r>
    </w:p>
    <w:p>
      <w:pPr>
        <w:spacing w:after="120" w:line="264"/>
      </w:pPr>
      <w:r>
        <w:t xml:space="preserve">  Qty.: 1   Cost: $398.00</w:t>
      </w:r>
    </w:p>
    <w:p>
      <w:pPr>
        <w:spacing w:after="120" w:line="264"/>
      </w:pPr>
      <w:r>
        <w:t xml:space="preserve">Hard Drive, 4TB</w:t>
      </w:r>
    </w:p>
    <w:p>
      <w:pPr>
        <w:spacing w:after="120" w:line="264"/>
      </w:pPr>
      <w:r>
        <w:t xml:space="preserve">  Qty.: 1   Cost: $270.00</w:t>
      </w:r>
    </w:p>
    <w:p>
      <w:pPr>
        <w:spacing w:after="120" w:line="264"/>
      </w:pPr>
      <w:r>
        <w:t xml:space="preserve">Standby UPS &amp; Battery Pack, 6 Outlets, 350VA</w:t>
      </w:r>
    </w:p>
    <w:p>
      <w:pPr>
        <w:spacing w:after="120" w:line="264"/>
      </w:pPr>
      <w:r>
        <w:t xml:space="preserve">  Qty.: 1   Cost: 210.00</w:t>
      </w:r>
    </w:p>
    <w:p>
      <w:pPr>
        <w:spacing w:after="120" w:line="264"/>
      </w:pPr>
      <w:r>
        <w:t xml:space="preserve">WattBox 250-Series Wi-Fi Surge Protector | 2 Controlled Outlets</w:t>
      </w:r>
    </w:p>
    <w:p>
      <w:pPr>
        <w:spacing w:after="120" w:line="264"/>
      </w:pPr>
      <w:r>
        <w:t xml:space="preserve">  Qty.: 1   Cost: $285.00</w:t>
      </w:r>
    </w:p>
    <w:p>
      <w:pPr>
        <w:spacing w:after="120" w:line="264"/>
      </w:pPr>
      <w:r>
        <w:t xml:space="preserve">Rack Mount Ears, 1U</w:t>
      </w:r>
    </w:p>
    <w:p>
      <w:pPr>
        <w:spacing w:after="120" w:line="264"/>
      </w:pPr>
      <w:r>
        <w:t xml:space="preserve">  Qty.: 1   Cost: $25.00</w:t>
      </w:r>
    </w:p>
    <w:p>
      <w:pPr>
        <w:spacing w:after="120" w:line="264"/>
      </w:pPr>
      <w:r>
        <w:t xml:space="preserve">Server Rack Enclosure, 6U 6URackCabinet</w:t>
      </w:r>
    </w:p>
    <w:p>
      <w:pPr>
        <w:spacing w:after="120" w:line="264"/>
      </w:pPr>
      <w:r>
        <w:t xml:space="preserve">  Qty.: 1   Cost: $550.00</w:t>
      </w:r>
    </w:p>
    <w:p>
      <w:pPr>
        <w:spacing w:after="120" w:line="264"/>
        <w:jc w:val="both"/>
      </w:pPr>
      <w:r>
        <w:t xml:space="preserve">Install SCW Provided MDF/IDF Rack or Cabinet &amp; Related Equipment onto </w:t>
      </w:r>
      <w:del w:id="45" w:author="Security Camera Warehouse, Inc." w:date="2026-10-14T12:00:00Z">
        <w:r>
          <w:delText xml:space="preserve">SVS</w:delText>
        </w:r>
      </w:del>
      <w:ins w:id="46" w:author="Security Camera Warehouse, Inc." w:date="2026-10-14T12:00:00Z">
        <w:r>
          <w:t xml:space="preserve">Buyer</w:t>
        </w:r>
      </w:ins>
      <w:r>
        <w:t xml:space="preserve"> Supplied &amp; Installed Backboard. Includes 1 Hr Rack Assembly Time </w:t>
      </w:r>
      <w:ins w:id="47" w:author="Security Camera Warehouse, Inc." w:date="2026-10-14T12:00:00Z">
        <w:r>
          <w:rPr>
            <w:i/>
            <w:iCs/>
            <w:color w:val="7A3E00"/>
          </w:rPr>
          <w:t xml:space="preserve">[Drafting note: “SVS” appears to be a typo; confirm that Buyer supplies and installs the backboard.]</w:t>
        </w:r>
      </w:ins>
    </w:p>
    <w:p>
      <w:pPr>
        <w:spacing w:after="120" w:line="264"/>
      </w:pPr>
      <w:r>
        <w:t xml:space="preserve">  Qty.: 1   Cost: $506.00</w:t>
      </w:r>
    </w:p>
    <w:p>
      <w:r>
        <w:t xml:space="preserve"/>
      </w:r>
    </w:p>
    <w:p>
      <w:pPr>
        <w:spacing w:after="120" w:line="264"/>
      </w:pPr>
      <w:r>
        <w:t xml:space="preserve">Camera/Reader</w:t>
      </w:r>
    </w:p>
    <w:p>
      <w:pPr>
        <w:spacing w:after="120" w:line="264"/>
      </w:pPr>
      <w:r>
        <w:t xml:space="preserve">Viking 8.0 v5 26BV8-V5</w:t>
      </w:r>
    </w:p>
    <w:p>
      <w:pPr>
        <w:spacing w:after="120" w:line="264"/>
      </w:pPr>
      <w:r>
        <w:t xml:space="preserve">  Qty.: 4   Cost: $2,400.00</w:t>
      </w:r>
    </w:p>
    <w:p>
      <w:pPr>
        <w:spacing w:after="120" w:line="264"/>
        <w:jc w:val="both"/>
      </w:pPr>
      <w:r>
        <w:t xml:space="preserve">Mount camera and associated hardware. Install and terminate new structured network cabling to designated camera. Applies to: I-001, I-003</w:t>
      </w:r>
    </w:p>
    <w:p>
      <w:pPr>
        <w:spacing w:after="120" w:line="264"/>
      </w:pPr>
      <w:r>
        <w:t xml:space="preserve">  Qty.: 2   Cost: $1,900.00</w:t>
      </w:r>
    </w:p>
    <w:p>
      <w:pPr>
        <w:spacing w:after="120" w:line="264"/>
        <w:jc w:val="both"/>
      </w:pPr>
      <w:r>
        <w:t xml:space="preserve">Mount camera and associated hardware. Install and terminate new structured network cabling to designated camera location. Quad shielded cable, shielded termination and grounding kit. Includes Unistrut channel. Test, aim and provision camera. Applies to: I-002, I-004</w:t>
      </w:r>
    </w:p>
    <w:p>
      <w:pPr>
        <w:spacing w:after="120" w:line="264"/>
      </w:pPr>
      <w:r>
        <w:t xml:space="preserve">  Qty.: 2   Cost: $2,274.00</w:t>
      </w:r>
    </w:p>
    <w:p>
      <w:pPr>
        <w:spacing w:after="120" w:line="264"/>
        <w:jc w:val="both"/>
      </w:pPr>
      <w:r>
        <w:t xml:space="preserve">Electrical box mount for Viking; Knight; Archer V1; Archer V2; Sharpshooter: Lookout Mini; Commander I-001 through I-004.</w:t>
      </w:r>
    </w:p>
    <w:p>
      <w:pPr>
        <w:spacing w:after="120" w:line="264"/>
      </w:pPr>
      <w:r>
        <w:t xml:space="preserve">  Qty.: 4   Cost: $180.00</w:t>
      </w:r>
    </w:p>
    <w:p>
      <w:pPr>
        <w:spacing w:after="120" w:line="264"/>
      </w:pPr>
      <w:r>
        <w:t xml:space="preserve">Radius 12.0 26P12-V2M</w:t>
      </w:r>
    </w:p>
    <w:p>
      <w:pPr>
        <w:spacing w:after="120" w:line="264"/>
      </w:pPr>
      <w:r>
        <w:t xml:space="preserve">  Qty.: 1   Cost: $1,165.00</w:t>
      </w:r>
    </w:p>
    <w:p>
      <w:pPr>
        <w:spacing w:after="120" w:line="264"/>
        <w:jc w:val="both"/>
      </w:pPr>
      <w:r>
        <w:t xml:space="preserve">Mount camera and associated hardware. Install and terminate new structured network cabling to designated camera location. Quad shielded cable, shielded termination and grounding kit. Test, aim and provision camera. Applies to: RA-I-005</w:t>
      </w:r>
    </w:p>
    <w:p>
      <w:pPr>
        <w:spacing w:after="120" w:line="264"/>
      </w:pPr>
      <w:r>
        <w:t xml:space="preserve">  Qty.: 1   Cost: $995.00</w:t>
      </w:r>
    </w:p>
    <w:p>
      <w:pPr>
        <w:spacing w:after="120" w:line="264"/>
      </w:pPr>
      <w:r>
        <w:t xml:space="preserve">Electrical box mount for the radius 12.0, Bastion 4.0 and The Judge.</w:t>
      </w:r>
    </w:p>
    <w:p>
      <w:pPr>
        <w:spacing w:after="120" w:line="264"/>
      </w:pPr>
      <w:r>
        <w:t xml:space="preserve">  Qty.: 1   Cost: $40.00</w:t>
      </w:r>
    </w:p>
    <w:p>
      <w:r>
        <w:t xml:space="preserve"/>
      </w:r>
    </w:p>
    <w:p>
      <w:pPr>
        <w:spacing w:after="120" w:line="264"/>
      </w:pPr>
      <w:r>
        <w:t xml:space="preserve">Other Services</w:t>
      </w:r>
    </w:p>
    <w:p>
      <w:pPr>
        <w:spacing w:after="120" w:line="264"/>
        <w:jc w:val="both"/>
      </w:pPr>
      <w:r>
        <w:t xml:space="preserve">Alarm relay trigger cables – shielded 12/2 solid copper cable - ***Note: The addition of these two relay outputs from the NVR includes updating the alarm triggers in the NVR Programming to send an output signal from the NVR to the client’s Process and Control system. It does not include any programming of the client’s system to receive the outputs and cause an action to occur.</w:t>
      </w:r>
      <w:ins w:id="48" w:author="Security Camera Warehouse, Inc." w:date="2026-10-14T12:00:00Z">
        <w:r>
          <w:t xml:space="preserve"> Buyer will identify the termination point for each relay cable and will perform all wiring, programming and testing on the Process and Control side of the termination point.</w:t>
        </w:r>
      </w:ins>
    </w:p>
    <w:p>
      <w:pPr>
        <w:spacing w:after="120" w:line="264"/>
      </w:pPr>
      <w:r>
        <w:t xml:space="preserve">  Qty.: 2   Cost: $1,080.00</w:t>
      </w:r>
    </w:p>
    <w:p>
      <w:pPr>
        <w:spacing w:after="120" w:line="264"/>
        <w:jc w:val="both"/>
      </w:pPr>
      <w:r>
        <w:t xml:space="preserve">Includes conduit and Unistrut support frame to main facility conduit junctions. 1.5” 15‘ 30’ 3/5” 80 ‘ ½</w:t>
      </w:r>
    </w:p>
    <w:p>
      <w:pPr>
        <w:spacing w:after="120" w:line="264"/>
      </w:pPr>
      <w:r>
        <w:t xml:space="preserve">  Qty.: 1   Cost: 1,637.00</w:t>
      </w:r>
    </w:p>
    <w:p>
      <w:pPr>
        <w:spacing w:after="120" w:line="264"/>
      </w:pPr>
      <w:r>
        <w:t xml:space="preserve">Project management, quality assurance and project mobilization costs.</w:t>
      </w:r>
    </w:p>
    <w:p>
      <w:pPr>
        <w:spacing w:after="120" w:line="264"/>
      </w:pPr>
      <w:r>
        <w:t xml:space="preserve">  Qty.: 1   Cost: $405.00</w:t>
      </w:r>
    </w:p>
    <w:p>
      <w:r>
        <w:t xml:space="preserve"/>
      </w:r>
    </w:p>
    <w:p>
      <w:pPr>
        <w:spacing w:after="120" w:line="264"/>
        <w:jc w:val="both"/>
      </w:pPr>
      <w:ins w:id="49" w:author="Security Camera Warehouse, Inc." w:date="2026-10-14T12:00:00Z">
        <w:r>
          <w:rPr>
            <w:b/>
            <w:bCs/>
          </w:rPr>
          <w:t xml:space="preserve">Contract Price. </w:t>
        </w:r>
      </w:ins>
      <w:ins w:id="50" w:author="Security Camera Warehouse, Inc." w:date="2026-10-14T12:00:00Z">
        <w:r>
          <w:t xml:space="preserve">The total price for the Work is $15,025.00 (goods $5,830.00; installation and services $9,195.00), exclusive of applicable sales and use taxes, which will be separately itemized on Seller’s invoice unless Buyer provides a valid exemption certificate. The Contract Price is firm for Orders issued within 60 days after the Effective Date; thereafter equipment pricing is subject to manufacturer price changes, which Seller will document to Buyer.</w:t>
        </w:r>
      </w:ins>
    </w:p>
    <w:p>
      <w:pPr>
        <w:spacing w:after="120" w:line="264"/>
        <w:jc w:val="both"/>
      </w:pPr>
      <w:ins w:id="51" w:author="Security Camera Warehouse, Inc." w:date="2026-10-14T12:00:00Z">
        <w:r>
          <w:rPr>
            <w:b/>
            <w:bCs/>
          </w:rPr>
          <w:t xml:space="preserve">Acceptance. </w:t>
        </w:r>
      </w:ins>
      <w:ins w:id="52" w:author="Security Camera Warehouse, Inc." w:date="2026-10-14T12:00:00Z">
        <w:r>
          <w:t xml:space="preserve">The Work will be deemed accepted upon the earlier of (a) completion of the final system review by the SCW Tech Support Team and Buyer’s written confirmation that each camera is recording to the NVR, remote viewing is operating and the two relay outputs change state on a test detection event, or (b) ten (10) business days after Seller’s notice of completion if Buyer has not given Seller written notice describing a specific non-conformance with this Attachment 1-A. Buyer’s use of the system for its intended purpose constitutes acceptance.</w:t>
        </w:r>
      </w:ins>
    </w:p>
    <w:p>
      <w:pPr>
        <w:spacing w:after="120" w:before="200"/>
      </w:pPr>
      <w:r>
        <w:rPr>
          <w:b/>
          <w:bCs/>
        </w:rPr>
        <w:t xml:space="preserve">Buyer Responsibilities and Project Assumptions</w:t>
      </w:r>
    </w:p>
    <w:p>
      <w:pPr>
        <w:spacing w:after="120" w:line="264"/>
        <w:jc w:val="both"/>
      </w:pPr>
      <w:r>
        <w:t xml:space="preserve">An appointed representative, to act as a single point of contact for the SCW onsite foreman or personnel, is required. The client designee will have the authority to execute written change orders upon an agreement of both parties.</w:t>
      </w:r>
      <w:ins w:id="53" w:author="Security Camera Warehouse, Inc." w:date="2026-10-14T12:00:00Z">
        <w:r>
          <w:t xml:space="preserve"> A change order signed by the client designee and Seller is binding on both parties and adjusts the Contract Price and schedule as stated in it. Change-order work is priced at Seller’s then-current rates plus equipment at Seller’s then-current pricing.</w:t>
        </w:r>
      </w:ins>
    </w:p>
    <w:p>
      <w:pPr>
        <w:spacing w:after="120" w:line="264"/>
        <w:jc w:val="both"/>
      </w:pPr>
      <w:r>
        <w:t xml:space="preserve">Buyer agrees to reimburse SCW for any fees for required vendor credentialing platforms and permits.</w:t>
      </w:r>
    </w:p>
    <w:p>
      <w:pPr>
        <w:spacing w:after="120" w:line="264"/>
        <w:jc w:val="both"/>
      </w:pPr>
      <w:r>
        <w:t xml:space="preserve">Proposal assumes lift or aerial platform work is not required unless specifically identified under Additional Services. If a lift or aerial platform work is included in this quote, the quoted price is limited to the specified period. A change order may be applied if delays due to adverse weather conditions or unexpected or unforeseen subsidence or unstable ground conditions requires an extension of the equipment rental period.</w:t>
      </w:r>
      <w:ins w:id="54" w:author="Security Camera Warehouse, Inc." w:date="2026-10-14T12:00:00Z">
        <w:r>
          <w:t xml:space="preserve"> If site conditions require a lift or aerial platform for conduit runs or camera mounting, Buyer will either furnish a suitable lift and licensed operator at no charge to Seller or approve a change order for lift rental and associated labor.</w:t>
        </w:r>
      </w:ins>
    </w:p>
    <w:p>
      <w:pPr>
        <w:spacing w:after="120" w:line="264"/>
        <w:jc w:val="both"/>
      </w:pPr>
      <w:r>
        <w:t xml:space="preserve">Unless explicitly specified elsewhere in this quote, all conduit work, trenching, pulls strings, and sleeves for all security devices will be provided by others.</w:t>
      </w:r>
    </w:p>
    <w:p>
      <w:pPr>
        <w:spacing w:after="120" w:line="264"/>
        <w:jc w:val="both"/>
      </w:pPr>
      <w:r>
        <w:t xml:space="preserve">Buyer agrees to clear all camera mounting locations and cable pathways of obstructions so that SCW can easily access the location and place ladders as necessary to perform the service in a timely and cost-effective manner.</w:t>
      </w:r>
    </w:p>
    <w:p>
      <w:pPr>
        <w:spacing w:after="120" w:line="264"/>
        <w:jc w:val="both"/>
      </w:pPr>
      <w:r>
        <w:t xml:space="preserve">Buyer will provide installation personnel with access keys or escorts for SCW to perform the service in a timely and cost-effective manner.</w:t>
      </w:r>
    </w:p>
    <w:p>
      <w:pPr>
        <w:spacing w:after="120" w:line="264"/>
        <w:jc w:val="both"/>
      </w:pPr>
      <w:ins w:id="55" w:author="Security Camera Warehouse, Inc." w:date="2026-10-14T12:00:00Z">
        <w:r>
          <w:t xml:space="preserve">Buyer will provide 120 VAC power at the rack location, an active LAN connection with a static IP address or DHCP reservation for the NVR, and an active ISP connection for remote viewing. Buyer will de-energize the Test Bay and provide lockout/tagout and a safe work permit for the periods during which Seller’s personnel are working in or above the Test Bay. Seller’s personnel will not enter an energized test area.</w:t>
        </w:r>
      </w:ins>
    </w:p>
    <w:p>
      <w:pPr>
        <w:spacing w:after="120" w:line="264"/>
        <w:jc w:val="both"/>
      </w:pPr>
      <w:r>
        <w:t xml:space="preserve">Any equipment labeled as Special-Order is not eligible for return once delivered to project site.</w:t>
      </w:r>
      <w:ins w:id="56" w:author="Security Camera Warehouse, Inc." w:date="2026-10-14T12:00:00Z">
        <w:r>
          <w:t xml:space="preserve"> If an Order is cancelled after Seller has placed its equipment order with the manufacturer, Buyer will pay the manufacturer’s restocking fee or, for items the manufacturer will not accept for return, the price of those items.</w:t>
        </w:r>
      </w:ins>
    </w:p>
    <w:p>
      <w:r>
        <w:t xml:space="preserve"/>
      </w:r>
    </w:p>
    <w:p>
      <w:pPr>
        <w:spacing w:after="120" w:line="264"/>
        <w:jc w:val="both"/>
      </w:pPr>
      <w:r>
        <w:rPr>
          <w:b/>
          <w:bCs/>
        </w:rPr>
        <w:t xml:space="preserve">PAYMENT TERMS – 60 days end of month</w:t>
      </w:r>
      <w:ins w:id="57" w:author="Security Camera Warehouse, Inc." w:date="2026-10-14T12:00:00Z">
        <w:r>
          <w:t xml:space="preserve"> from the date of invoice. Seller will invoice (a) goods upon delivery to the Goldsboro facility and (b) installation and services upon substantial completion of installation and commissioning.</w:t>
        </w:r>
      </w:ins>
    </w:p>
    <w:p>
      <w:r>
        <w:br w:type="page"/>
      </w:r>
    </w:p>
    <w:p>
      <w:pPr>
        <w:spacing w:after="200" w:before="240"/>
        <w:jc w:val="center"/>
      </w:pPr>
      <w:r>
        <w:rPr>
          <w:b/>
          <w:bCs/>
          <w:sz w:val="24"/>
          <w:szCs w:val="24"/>
          <w:u w:val="single"/>
        </w:rPr>
        <w:t xml:space="preserve">ATTACHMENT 1-B</w:t>
      </w:r>
    </w:p>
    <w:p>
      <w:pPr>
        <w:spacing w:after="200" w:before="240"/>
        <w:jc w:val="center"/>
      </w:pPr>
      <w:r>
        <w:rPr>
          <w:b/>
          <w:bCs/>
          <w:sz w:val="24"/>
          <w:szCs w:val="24"/>
        </w:rPr>
        <w:t xml:space="preserve">SPECIFICATIONS FOR GOODS</w:t>
      </w:r>
    </w:p>
    <w:p>
      <w:pPr>
        <w:spacing w:after="120" w:before="200"/>
      </w:pPr>
      <w:r>
        <w:rPr>
          <w:b/>
          <w:bCs/>
        </w:rPr>
        <w:t xml:space="preserve">Bill of Material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1080"/>
        <w:gridCol w:w="1620"/>
        <w:gridCol w:w="1620"/>
      </w:tblGrid>
      <w:tr>
        <w:trPr>
          <w:tblHeader/>
        </w:trPr>
        <w:tc>
          <w:tcPr>
            <w:tcW w:type="dxa" w:w="5040"/>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spacing w:after="40"/>
              <w:jc w:val="left"/>
            </w:pPr>
            <w:r>
              <w:rPr>
                <w:b/>
                <w:bCs/>
              </w:rPr>
              <w:t xml:space="preserve">Product</w:t>
            </w:r>
          </w:p>
        </w:tc>
        <w:tc>
          <w:tcPr>
            <w:tcW w:type="dxa" w:w="1080"/>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spacing w:after="40"/>
              <w:jc w:val="center"/>
            </w:pPr>
            <w:r>
              <w:rPr>
                <w:b/>
                <w:bCs/>
              </w:rPr>
              <w:t xml:space="preserve">Qty.</w:t>
            </w:r>
          </w:p>
        </w:tc>
        <w:tc>
          <w:tcPr>
            <w:tcW w:type="dxa" w:w="1620"/>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spacing w:after="40"/>
              <w:jc w:val="right"/>
            </w:pPr>
            <w:del w:id="58" w:author="Security Camera Warehouse, Inc." w:date="2026-10-14T12:00:00Z">
              <w:r>
                <w:rPr>
                  <w:b/>
                  <w:bCs/>
                </w:rPr>
                <w:delText xml:space="preserve">List Price</w:delText>
              </w:r>
            </w:del>
            <w:ins w:id="59" w:author="Security Camera Warehouse, Inc." w:date="2026-10-14T12:00:00Z">
              <w:r>
                <w:rPr>
                  <w:b/>
                  <w:bCs/>
                </w:rPr>
                <w:t xml:space="preserve">Contract Price</w:t>
              </w:r>
            </w:ins>
          </w:p>
        </w:tc>
        <w:tc>
          <w:tcPr>
            <w:tcW w:type="dxa" w:w="1620"/>
            <w:tcBorders>
              <w:top w:val="single" w:color="999999" w:sz="4"/>
              <w:left w:val="single" w:color="999999" w:sz="4"/>
              <w:bottom w:val="single" w:color="999999" w:sz="4"/>
              <w:right w:val="single" w:color="999999" w:sz="4"/>
            </w:tcBorders>
            <w:shd w:fill="EDEDED" w:color="auto" w:val="clear"/>
            <w:tcMar>
              <w:top w:type="dxa" w:w="40"/>
              <w:left w:type="dxa" w:w="80"/>
              <w:bottom w:type="dxa" w:w="40"/>
              <w:right w:type="dxa" w:w="80"/>
            </w:tcMar>
          </w:tcPr>
          <w:p>
            <w:pPr>
              <w:spacing w:after="40"/>
              <w:jc w:val="right"/>
            </w:pPr>
            <w:r>
              <w:rPr>
                <w:b/>
                <w:bCs/>
              </w:rPr>
              <w:t xml:space="preserve">Total Line Value</w:t>
            </w:r>
          </w:p>
        </w:tc>
      </w:tr>
      <w:tr>
        <w:tc>
          <w:tcPr>
            <w:tcW w:type="dxa" w:w="5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Admiral 8 Channel 4K NVR v3 ADM8P8-V3R</w:t>
            </w:r>
          </w:p>
        </w:tc>
        <w:tc>
          <w:tcPr>
            <w:tcW w:type="dxa" w:w="10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center"/>
            </w:pPr>
            <w:r>
              <w:t xml:space="preserve">1</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del w:id="60" w:author="Security Camera Warehouse, Inc." w:date="2026-10-14T12:00:00Z">
              <w:r>
                <w:delText xml:space="preserve">$750.00</w:delText>
              </w:r>
            </w:del>
            <w:ins w:id="61" w:author="Security Camera Warehouse, Inc." w:date="2026-10-14T12:00:00Z">
              <w:r>
                <w:t xml:space="preserve">$705.00</w:t>
              </w:r>
            </w:ins>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del w:id="62" w:author="Security Camera Warehouse, Inc." w:date="2026-10-14T12:00:00Z">
              <w:r>
                <w:delText xml:space="preserve">$750.00</w:delText>
              </w:r>
            </w:del>
            <w:ins w:id="63" w:author="Security Camera Warehouse, Inc." w:date="2026-10-14T12:00:00Z">
              <w:r>
                <w:t xml:space="preserve">$705.00</w:t>
              </w:r>
            </w:ins>
          </w:p>
        </w:tc>
      </w:tr>
      <w:tr>
        <w:tc>
          <w:tcPr>
            <w:tcW w:type="dxa" w:w="5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Electrical Box Mount for Viking; Knight; Archer v1; Archer v2; Sharpshooter; Lookout Mini; Commander EMB26BV-V2</w:t>
            </w:r>
          </w:p>
        </w:tc>
        <w:tc>
          <w:tcPr>
            <w:tcW w:type="dxa" w:w="10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center"/>
            </w:pPr>
            <w:r>
              <w:t xml:space="preserve">4</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$45.00</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$180.00</w:t>
            </w:r>
          </w:p>
        </w:tc>
      </w:tr>
      <w:tr>
        <w:tc>
          <w:tcPr>
            <w:tcW w:type="dxa" w:w="5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Electrical Box Mount for the Radius 12.0, Bastion 4.0 and Judge. EBM26P</w:t>
            </w:r>
          </w:p>
        </w:tc>
        <w:tc>
          <w:tcPr>
            <w:tcW w:type="dxa" w:w="10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center"/>
            </w:pPr>
            <w:r>
              <w:t xml:space="preserve">1</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$40.00</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$40.00</w:t>
            </w:r>
          </w:p>
        </w:tc>
      </w:tr>
      <w:tr>
        <w:tc>
          <w:tcPr>
            <w:tcW w:type="dxa" w:w="5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Hard Drive, 4TB 4TB-HD</w:t>
            </w:r>
          </w:p>
        </w:tc>
        <w:tc>
          <w:tcPr>
            <w:tcW w:type="dxa" w:w="10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center"/>
            </w:pPr>
            <w:r>
              <w:t xml:space="preserve">1</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$270.00</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$270.00</w:t>
            </w:r>
          </w:p>
        </w:tc>
      </w:tr>
      <w:tr>
        <w:tc>
          <w:tcPr>
            <w:tcW w:type="dxa" w:w="5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Rack Mount Ears, 1U RME26-1U</w:t>
            </w:r>
          </w:p>
        </w:tc>
        <w:tc>
          <w:tcPr>
            <w:tcW w:type="dxa" w:w="10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center"/>
            </w:pPr>
            <w:r>
              <w:t xml:space="preserve">1</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$25.00</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$25.00</w:t>
            </w:r>
          </w:p>
        </w:tc>
      </w:tr>
      <w:tr>
        <w:tc>
          <w:tcPr>
            <w:tcW w:type="dxa" w:w="5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Radius 12.0 26P12-V2M</w:t>
            </w:r>
          </w:p>
        </w:tc>
        <w:tc>
          <w:tcPr>
            <w:tcW w:type="dxa" w:w="10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center"/>
            </w:pPr>
            <w:r>
              <w:t xml:space="preserve">1</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$1,165.00</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$1,165.00</w:t>
            </w:r>
          </w:p>
        </w:tc>
      </w:tr>
      <w:tr>
        <w:tc>
          <w:tcPr>
            <w:tcW w:type="dxa" w:w="5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Server Rack Enclosure, 6U 6URack Cabinet</w:t>
            </w:r>
          </w:p>
        </w:tc>
        <w:tc>
          <w:tcPr>
            <w:tcW w:type="dxa" w:w="10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center"/>
            </w:pPr>
            <w:r>
              <w:t xml:space="preserve">1</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$550.00</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$550.00</w:t>
            </w:r>
          </w:p>
        </w:tc>
      </w:tr>
      <w:tr>
        <w:tc>
          <w:tcPr>
            <w:tcW w:type="dxa" w:w="5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Standby UPS &amp; Battery Pack, 6 Outlets, 350VA SAWBUPS350</w:t>
            </w:r>
          </w:p>
        </w:tc>
        <w:tc>
          <w:tcPr>
            <w:tcW w:type="dxa" w:w="10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center"/>
            </w:pPr>
            <w:r>
              <w:t xml:space="preserve">1</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$210.00</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$210.00</w:t>
            </w:r>
          </w:p>
        </w:tc>
      </w:tr>
      <w:tr>
        <w:tc>
          <w:tcPr>
            <w:tcW w:type="dxa" w:w="5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Viking 8.0 v5 26BV8-V5</w:t>
            </w:r>
          </w:p>
        </w:tc>
        <w:tc>
          <w:tcPr>
            <w:tcW w:type="dxa" w:w="10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center"/>
            </w:pPr>
            <w:r>
              <w:t xml:space="preserve">4</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$600.00</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$2,400.00</w:t>
            </w:r>
          </w:p>
        </w:tc>
      </w:tr>
      <w:tr>
        <w:tc>
          <w:tcPr>
            <w:tcW w:type="dxa" w:w="5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r>
              <w:t xml:space="preserve">WattBox 250-Series Wi-Fi Surge Protector | 2 Controlled Outlets SAWB250</w:t>
            </w:r>
          </w:p>
        </w:tc>
        <w:tc>
          <w:tcPr>
            <w:tcW w:type="dxa" w:w="10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center"/>
            </w:pPr>
            <w:r>
              <w:t xml:space="preserve">1</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$285.00</w:t>
            </w:r>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r>
              <w:t xml:space="preserve">$285.00</w:t>
            </w:r>
          </w:p>
        </w:tc>
      </w:tr>
      <w:tr>
        <w:tc>
          <w:tcPr>
            <w:tcW w:type="dxa" w:w="5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ins w:id="64" w:author="Security Camera Warehouse, Inc." w:date="2026-10-14T12:00:00Z">
              <w:r>
                <w:rPr>
                  <w:b/>
                  <w:bCs/>
                </w:rPr>
                <w:t xml:space="preserve">Total goods</w:t>
              </w:r>
            </w:ins>
          </w:p>
        </w:tc>
        <w:tc>
          <w:tcPr>
            <w:tcW w:type="dxa" w:w="10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ins w:id="65" w:author="Security Camera Warehouse, Inc." w:date="2026-10-14T12:00:00Z">
              <w:r>
                <w:t xml:space="preserve"/>
              </w:r>
            </w:ins>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left"/>
            </w:pPr>
            <w:ins w:id="66" w:author="Security Camera Warehouse, Inc." w:date="2026-10-14T12:00:00Z">
              <w:r>
                <w:t xml:space="preserve"/>
              </w:r>
            </w:ins>
          </w:p>
        </w:tc>
        <w:tc>
          <w:tcPr>
            <w:tcW w:type="dxa" w:w="16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40"/>
              <w:jc w:val="right"/>
            </w:pPr>
            <w:ins w:id="67" w:author="Security Camera Warehouse, Inc." w:date="2026-10-14T12:00:00Z">
              <w:r>
                <w:rPr>
                  <w:b/>
                  <w:bCs/>
                </w:rPr>
                <w:t xml:space="preserve">$5,830.00</w:t>
              </w:r>
            </w:ins>
          </w:p>
        </w:tc>
      </w:tr>
    </w:tbl>
    <w:p>
      <w:pPr>
        <w:spacing w:after="120"/>
      </w:pPr>
      <w:r>
        <w:rPr>
          <w:i/>
          <w:iCs/>
          <w:color w:val="555555"/>
          <w:sz w:val="20"/>
          <w:szCs w:val="20"/>
        </w:rPr>
        <w:t xml:space="preserve">Drafting note: Attachment 1-A prices the NVR at $705.00; the Bill of Material showed $750.00. The redline conforms the Bill of Material to the Scope of Work. Buyer to confirm.</w:t>
      </w:r>
    </w:p>
    <w:p>
      <w:pPr>
        <w:spacing w:after="120" w:line="264"/>
        <w:jc w:val="both"/>
      </w:pPr>
      <w:ins w:id="68" w:author="Security Camera Warehouse, Inc." w:date="2026-10-14T12:00:00Z">
        <w:r>
          <w:t xml:space="preserve">Goods are manufactured by third parties and are supplied with the manufacturer’s standard documentation, firmware and end-user license terms. Specifications are the manufacturer’s published specifications current at the date of the Order; Seller may substitute a functionally equivalent or superior successor model, at no increase in price, if a listed model is discontinued by the manufacturer, and will notify Buyer of any substitution.</w:t>
        </w:r>
      </w:ins>
    </w:p>
    <w:p>
      <w:pPr>
        <w:spacing w:after="120" w:before="200"/>
      </w:pPr>
      <w:r>
        <w:rPr>
          <w:b/>
          <w:bCs/>
        </w:rPr>
        <w:t xml:space="preserve">ATTACHMENT 1-C – DRAWING</w:t>
      </w:r>
    </w:p>
    <w:p>
      <w:pPr>
        <w:spacing w:after="120"/>
      </w:pPr>
      <w:r>
        <w:rPr>
          <w:i/>
          <w:iCs/>
          <w:color w:val="555555"/>
          <w:sz w:val="20"/>
          <w:szCs w:val="20"/>
        </w:rPr>
        <w:t xml:space="preserve">Unchanged; not reproduced. The drawing note “Blue camera coverage won’t extend through walls like picture shows” is incorporated by reference into the System Limitations paragraph of Attachment 1-A.</w:t>
      </w:r>
    </w:p>
    <w:p>
      <w:r>
        <w:br w:type="page"/>
      </w:r>
    </w:p>
    <w:p>
      <w:pPr>
        <w:spacing w:after="200" w:before="240"/>
        <w:jc w:val="center"/>
      </w:pPr>
      <w:r>
        <w:rPr>
          <w:b/>
          <w:bCs/>
          <w:sz w:val="24"/>
          <w:szCs w:val="24"/>
          <w:u w:val="single"/>
        </w:rPr>
        <w:t xml:space="preserve">ATTACHMENT 2</w:t>
      </w:r>
    </w:p>
    <w:p>
      <w:pPr>
        <w:spacing w:after="200" w:before="240"/>
        <w:jc w:val="center"/>
      </w:pPr>
      <w:r>
        <w:rPr>
          <w:b/>
          <w:bCs/>
          <w:sz w:val="24"/>
          <w:szCs w:val="24"/>
        </w:rPr>
        <w:t xml:space="preserve">GE VERNOVA TERMS OF PURCHASE REV. C – U.S.</w:t>
      </w:r>
    </w:p>
    <w:p>
      <w:pPr>
        <w:spacing w:after="120"/>
      </w:pPr>
      <w:r>
        <w:rPr>
          <w:i/>
          <w:iCs/>
          <w:color w:val="555555"/>
          <w:sz w:val="20"/>
          <w:szCs w:val="20"/>
        </w:rPr>
        <w:t xml:space="preserve">Redlined clauses only. All sections and sentences not reproduced below are accepted as written in Buyer’s form (Rev. May 1, 2026). “[…]” marks unchanged text omitted for brevity.</w:t>
      </w:r>
    </w:p>
    <w:p>
      <w:pPr>
        <w:keepNext/>
        <w:spacing w:after="60" w:before="200"/>
      </w:pPr>
      <w:r>
        <w:rPr>
          <w:b/>
          <w:bCs/>
          <w:sz w:val="20"/>
          <w:szCs w:val="20"/>
        </w:rPr>
        <w:t xml:space="preserve">Section 1 (Acceptance of Terms), last sentence</w:t>
      </w:r>
    </w:p>
    <w:p>
      <w:pPr>
        <w:spacing w:after="120" w:line="264"/>
        <w:jc w:val="both"/>
      </w:pPr>
      <w:r>
        <w:t xml:space="preserve">In the event these terms are part of an Agreement between the parties, the term “Order” used herein shall mean any purchase order issued under the Agreement</w:t>
      </w:r>
      <w:ins w:id="69" w:author="Security Camera Warehouse, Inc." w:date="2026-10-14T12:00:00Z">
        <w:r>
          <w:t xml:space="preserve">, and in the event of conflict between these terms and the Agreement (including Attachment 1 thereto), the Agreement controls as provided in Sections 4.1 and 4.6 of the Agreement</w:t>
        </w:r>
      </w:ins>
      <w:r>
        <w:t xml:space="preserve">.</w:t>
      </w:r>
    </w:p>
    <w:p>
      <w:pPr>
        <w:keepNext/>
        <w:spacing w:after="60" w:before="200"/>
      </w:pPr>
      <w:r>
        <w:rPr>
          <w:b/>
          <w:bCs/>
          <w:sz w:val="20"/>
          <w:szCs w:val="20"/>
        </w:rPr>
        <w:t xml:space="preserve">Section 2.1 (Prices)</w:t>
      </w:r>
    </w:p>
    <w:p>
      <w:pPr>
        <w:spacing w:after="120" w:line="264"/>
        <w:jc w:val="both"/>
      </w:pPr>
      <w:r>
        <w:t xml:space="preserve">All prices are firm and shall not be subject to change</w:t>
      </w:r>
      <w:ins w:id="70" w:author="Security Camera Warehouse, Inc." w:date="2026-10-14T12:00:00Z">
        <w:r>
          <w:t xml:space="preserve"> except as provided in Attachment 1-A</w:t>
        </w:r>
      </w:ins>
      <w:r>
        <w:t xml:space="preserve">. Supplier’s price includes all taxes, fees and/or duties applicable to the goods and/or services purchased under this Order</w:t>
      </w:r>
      <w:ins w:id="71" w:author="Security Camera Warehouse, Inc." w:date="2026-10-14T12:00:00Z">
        <w:r>
          <w:t xml:space="preserve">, other than vendor credentialing platform fees and permits, which are reimbursable as provided in Attachment 1-A</w:t>
        </w:r>
      </w:ins>
      <w:r>
        <w:t xml:space="preserve">; provided, however, that any value added tax that is recoverable by Buyer, state and local sales, use, excise and/or privilege taxes, if applicable, shall not be included in Supplier’s price but shall be separately identified on Supplier’s invoice. […] </w:t>
      </w:r>
      <w:del w:id="72" w:author="Security Camera Warehouse, Inc." w:date="2026-10-14T12:00:00Z">
        <w:r>
          <w:delText xml:space="preserve">Supplier warrants the pricing for any goods or services shall not exceed the pricing for the same or comparable goods or services offered by Supplier to third parties. Supplier shall promptly inform Buyer of any lower pricing levels for same or comparable goods or services, and the parties shall promptly make the appropriate price adjustment.</w:delText>
        </w:r>
      </w:del>
    </w:p>
    <w:p>
      <w:pPr>
        <w:keepNext/>
        <w:spacing w:after="60" w:before="200"/>
      </w:pPr>
      <w:r>
        <w:rPr>
          <w:b/>
          <w:bCs/>
          <w:sz w:val="20"/>
          <w:szCs w:val="20"/>
        </w:rPr>
        <w:t xml:space="preserve">Section 2.2 (Payment Terms)</w:t>
      </w:r>
    </w:p>
    <w:p>
      <w:pPr>
        <w:spacing w:after="120" w:line="264"/>
        <w:jc w:val="both"/>
      </w:pPr>
      <w:ins w:id="73" w:author="Security Camera Warehouse, Inc." w:date="2026-10-14T12:00:00Z">
        <w:r>
          <w:t xml:space="preserve">Notwithstanding subsections (a), (b) and (c) below, payment terms for Orders issued under the Agreement are as stated in Section 3.1 of the Agreement and Attachment 1-A, and subsections (a), (b) and (c) do not apply.</w:t>
        </w:r>
      </w:ins>
    </w:p>
    <w:p>
      <w:pPr>
        <w:spacing w:after="120" w:line="264"/>
        <w:jc w:val="both"/>
      </w:pPr>
      <w:r>
        <w:t xml:space="preserve">(a) </w:t>
      </w:r>
      <w:r>
        <w:rPr>
          <w:u w:val="single"/>
        </w:rPr>
        <w:t xml:space="preserve">Standard Terms</w:t>
      </w:r>
      <w:r>
        <w:t xml:space="preserve">. The ordinary net date (“Net Date”) shall be </w:t>
      </w:r>
      <w:del w:id="74" w:author="Security Camera Warehouse, Inc." w:date="2026-10-14T12:00:00Z">
        <w:r>
          <w:delText xml:space="preserve">one hundred and fifty (150) days after the Payment Start Date</w:delText>
        </w:r>
      </w:del>
      <w:ins w:id="75" w:author="Security Camera Warehouse, Inc." w:date="2026-10-14T12:00:00Z">
        <w:r>
          <w:t xml:space="preserve">the date determined under Section 3.1 of the Agreement and Attachment 1-A</w:t>
        </w:r>
      </w:ins>
      <w:r>
        <w:t xml:space="preserve">. […]</w:t>
      </w:r>
    </w:p>
    <w:p>
      <w:pPr>
        <w:spacing w:after="120" w:line="264"/>
        <w:jc w:val="both"/>
      </w:pPr>
      <w:r>
        <w:t xml:space="preserve">(b) </w:t>
      </w:r>
      <w:r>
        <w:rPr>
          <w:u w:val="single"/>
        </w:rPr>
        <w:t xml:space="preserve">Batched Payments</w:t>
      </w:r>
      <w:r>
        <w:t xml:space="preserve">. </w:t>
      </w:r>
      <w:del w:id="76" w:author="Security Camera Warehouse, Inc." w:date="2026-10-14T12:00:00Z">
        <w:r>
          <w:delText xml:space="preserve">Buyer may choose to group all invoices that have not been discounted and that have Net Dates ranging from: [… remainder of subsection (b) deleted in its entirety …] with the result that some invoices shall be paid earlier than their Net Dates and some invoices shall be paid later than their Net Dates.</w:delText>
        </w:r>
      </w:del>
      <w:ins w:id="77" w:author="Security Camera Warehouse, Inc." w:date="2026-10-14T12:00:00Z">
        <w:r>
          <w:t xml:space="preserve">Intentionally omitted.</w:t>
        </w:r>
      </w:ins>
    </w:p>
    <w:p>
      <w:pPr>
        <w:spacing w:after="120" w:line="264"/>
        <w:jc w:val="both"/>
      </w:pPr>
      <w:r>
        <w:t xml:space="preserve">(c) </w:t>
      </w:r>
      <w:r>
        <w:rPr>
          <w:u w:val="single"/>
        </w:rPr>
        <w:t xml:space="preserve">Early Payment Discounts</w:t>
      </w:r>
      <w:r>
        <w:t xml:space="preserve">. </w:t>
      </w:r>
      <w:del w:id="78" w:author="Security Camera Warehouse, Inc." w:date="2026-10-14T12:00:00Z">
        <w:r>
          <w:delText xml:space="preserve">Buyer shall be entitled to take an early payment discount of 0.0292% of the gross invoice price (the “Daily Discount Rate”) for each day payment is initiated before the Net Date. [… remainder of subsection (c) deleted in its entirety …]</w:delText>
        </w:r>
      </w:del>
      <w:ins w:id="79" w:author="Security Camera Warehouse, Inc." w:date="2026-10-14T12:00:00Z">
        <w:r>
          <w:t xml:space="preserve">Intentionally omitted.</w:t>
        </w:r>
      </w:ins>
    </w:p>
    <w:p>
      <w:pPr>
        <w:spacing w:after="120" w:line="264"/>
        <w:jc w:val="both"/>
      </w:pPr>
      <w:r>
        <w:t xml:space="preserve">(d) </w:t>
      </w:r>
      <w:r>
        <w:rPr>
          <w:u w:val="single"/>
        </w:rPr>
        <w:t xml:space="preserve">Miscellaneous</w:t>
      </w:r>
      <w:r>
        <w:t xml:space="preserve">. […] Buyer may withhold total or partial payment </w:t>
      </w:r>
      <w:ins w:id="80" w:author="Security Camera Warehouse, Inc." w:date="2026-10-14T12:00:00Z">
        <w:r>
          <w:t xml:space="preserve">of the disputed portion of an invoice, and shall pay all undisputed amounts when due, </w:t>
        </w:r>
      </w:ins>
      <w:r>
        <w:t xml:space="preserve">until the goods and/or services conform to the requirements of this Order. Buyer’s payment of an invoice shall not constitute its acceptance of the goods or services</w:t>
      </w:r>
      <w:ins w:id="81" w:author="Security Camera Warehouse, Inc." w:date="2026-10-14T12:00:00Z">
        <w:r>
          <w:t xml:space="preserve">, except as provided in Attachment 1-A</w:t>
        </w:r>
      </w:ins>
      <w:r>
        <w:t xml:space="preserve">. Buyer shall be entitled at any time to set-off any and all </w:t>
      </w:r>
      <w:ins w:id="82" w:author="Security Camera Warehouse, Inc." w:date="2026-10-14T12:00:00Z">
        <w:r>
          <w:t xml:space="preserve">undisputed or finally adjudicated </w:t>
        </w:r>
      </w:ins>
      <w:r>
        <w:t xml:space="preserve">amounts owed by Supplier </w:t>
      </w:r>
      <w:del w:id="83" w:author="Security Camera Warehouse, Inc." w:date="2026-10-14T12:00:00Z">
        <w:r>
          <w:delText xml:space="preserve">or a Supplier Affiliate (defined below) </w:delText>
        </w:r>
      </w:del>
      <w:r>
        <w:t xml:space="preserve">to Buyer </w:t>
      </w:r>
      <w:del w:id="84" w:author="Security Camera Warehouse, Inc." w:date="2026-10-14T12:00:00Z">
        <w:r>
          <w:delText xml:space="preserve">or a Buyer Affiliate (defined below) </w:delText>
        </w:r>
      </w:del>
      <w:r>
        <w:t xml:space="preserve">on this </w:t>
      </w:r>
      <w:del w:id="85" w:author="Security Camera Warehouse, Inc." w:date="2026-10-14T12:00:00Z">
        <w:r>
          <w:delText xml:space="preserve">or any other order</w:delText>
        </w:r>
      </w:del>
      <w:ins w:id="86" w:author="Security Camera Warehouse, Inc." w:date="2026-10-14T12:00:00Z">
        <w:r>
          <w:t xml:space="preserve">Order</w:t>
        </w:r>
      </w:ins>
      <w:r>
        <w:t xml:space="preserve">. […]</w:t>
      </w:r>
    </w:p>
    <w:p>
      <w:pPr>
        <w:keepNext/>
        <w:spacing w:after="60" w:before="200"/>
      </w:pPr>
      <w:r>
        <w:rPr>
          <w:b/>
          <w:bCs/>
          <w:sz w:val="20"/>
          <w:szCs w:val="20"/>
        </w:rPr>
        <w:t xml:space="preserve">Sections 2.3(b) (Replacement Parts) and 2.3(c) (Obsolescence)</w:t>
      </w:r>
    </w:p>
    <w:p>
      <w:pPr>
        <w:spacing w:after="120" w:line="264"/>
        <w:jc w:val="both"/>
      </w:pPr>
      <w:r>
        <w:t xml:space="preserve">(b) </w:t>
      </w:r>
      <w:r>
        <w:rPr>
          <w:u w:val="single"/>
        </w:rPr>
        <w:t xml:space="preserve">Replacement Parts</w:t>
      </w:r>
      <w:r>
        <w:t xml:space="preserve">. </w:t>
      </w:r>
      <w:del w:id="87" w:author="Security Camera Warehouse, Inc." w:date="2026-10-14T12:00:00Z">
        <w:r>
          <w:delText xml:space="preserve">Replacement parts for goods purchased by Buyer are for the purpose of this Section defined as “Parts” (and are also considered “goods” under this Order). Unless specified otherwise by Buyer in writing, Supplier shall provide Parts (or upon Buyer’s written consent, an alternative replacement part that provides the same form, fit and function as the Part(s)) for a period of twenty (20) years after production of the goods [… remainder of subsection (b) deleted in its entirety …] without offering Buyer the right of first refusal to purchase such tooling.</w:delText>
        </w:r>
      </w:del>
      <w:ins w:id="88" w:author="Security Camera Warehouse, Inc." w:date="2026-10-14T12:00:00Z">
        <w:r>
          <w:t xml:space="preserve">Supplier is a distributor and integrator of goods manufactured by third parties. For so long as a good remains in production by its manufacturer, Supplier will make commercially reasonable efforts to supply replacement parts or functionally equivalent substitutes at Supplier’s then-current prices.</w:t>
        </w:r>
      </w:ins>
    </w:p>
    <w:p>
      <w:pPr>
        <w:spacing w:after="120" w:line="264"/>
        <w:jc w:val="both"/>
      </w:pPr>
      <w:r>
        <w:t xml:space="preserve">(c) </w:t>
      </w:r>
      <w:r>
        <w:rPr>
          <w:u w:val="single"/>
        </w:rPr>
        <w:t xml:space="preserve">Obsolescence</w:t>
      </w:r>
      <w:r>
        <w:t xml:space="preserve">. </w:t>
      </w:r>
      <w:del w:id="89" w:author="Security Camera Warehouse, Inc." w:date="2026-10-14T12:00:00Z">
        <w:r>
          <w:delText xml:space="preserve">If Supplier plans to cease production of any Parts after the twenty-year period as detailed in Section 2.3(b) above, then Supplier shall provide Buyer with at least one calendar year’s notice of such event [… remainder of subsection (c) deleted in its entirety …] so that Buyer may request a “last-time” buy from Supplier of such goods.</w:delText>
        </w:r>
      </w:del>
      <w:ins w:id="90" w:author="Security Camera Warehouse, Inc." w:date="2026-10-14T12:00:00Z">
        <w:r>
          <w:t xml:space="preserve">Supplier will pass through to Buyer any end-of-life or discontinuation notice it receives from the manufacturer of goods supplied under this Order, within thirty (30) days of receipt, so that Buyer may request a last-time buy.</w:t>
        </w:r>
      </w:ins>
    </w:p>
    <w:p>
      <w:pPr>
        <w:keepNext/>
        <w:spacing w:after="60" w:before="200"/>
      </w:pPr>
      <w:r>
        <w:rPr>
          <w:b/>
          <w:bCs/>
          <w:sz w:val="20"/>
          <w:szCs w:val="20"/>
        </w:rPr>
        <w:t xml:space="preserve">Section 3.1 (Delivery)</w:t>
      </w:r>
    </w:p>
    <w:p>
      <w:pPr>
        <w:spacing w:after="120" w:line="264"/>
        <w:jc w:val="both"/>
      </w:pPr>
      <w:r>
        <w:t xml:space="preserve">Time is of the essence of this Order. </w:t>
      </w:r>
      <w:ins w:id="91" w:author="Security Camera Warehouse, Inc." w:date="2026-10-14T12:00:00Z">
        <w:r>
          <w:t xml:space="preserve">Delivery and completion dates are based on manufacturer lead times and Buyer’s site readiness as of the Order date and will be extended for delays caused by Buyer, Buyer’s other contractors, manufacturer back-orders not caused by Supplier, or events beyond Supplier’s reasonable control; Supplier shall promptly notify Buyer of any anticipated delay. </w:t>
        </w:r>
      </w:ins>
      <w:r>
        <w:t xml:space="preserve">If Supplier delivers the goods or completes the services later than scheduled, Buyer may assess such amounts as may be set forth on the PO or in this Order as liquidated damages for Supplier’s late delivery. […] If no liquidated damages are set forth on the PO or in this Order, Buyer shall be entitled to recover all </w:t>
      </w:r>
      <w:ins w:id="92" w:author="Security Camera Warehouse, Inc." w:date="2026-10-14T12:00:00Z">
        <w:r>
          <w:t xml:space="preserve">direct </w:t>
        </w:r>
      </w:ins>
      <w:r>
        <w:t xml:space="preserve">damages it incurs as a result of Supplier’s failure to perform as scheduled</w:t>
      </w:r>
      <w:ins w:id="93" w:author="Security Camera Warehouse, Inc." w:date="2026-10-14T12:00:00Z">
        <w:r>
          <w:t xml:space="preserve">, subject to Section 5.6 of the Agreement</w:t>
        </w:r>
      </w:ins>
      <w:r>
        <w:t xml:space="preserve">. All delivery designations are Incoterms® 2020. Unless otherwise set forth on the PO, all goods provided under this Order shall be delivered FCA Supplier’s facility. </w:t>
      </w:r>
      <w:ins w:id="94" w:author="Security Camera Warehouse, Inc." w:date="2026-10-14T12:00:00Z">
        <w:r>
          <w:t xml:space="preserve">For goods that Supplier installs under the Order, delivery occurs upon arrival of the goods at Buyer’s Goldsboro facility. </w:t>
        </w:r>
      </w:ins>
      <w:r>
        <w:t xml:space="preserve">[…]</w:t>
      </w:r>
    </w:p>
    <w:p>
      <w:pPr>
        <w:keepNext/>
        <w:spacing w:after="60" w:before="200"/>
      </w:pPr>
      <w:r>
        <w:rPr>
          <w:b/>
          <w:bCs/>
          <w:sz w:val="20"/>
          <w:szCs w:val="20"/>
        </w:rPr>
        <w:t xml:space="preserve">Section 5.1 (Intellectual Property – General)</w:t>
      </w:r>
    </w:p>
    <w:p>
      <w:pPr>
        <w:spacing w:after="120" w:line="264"/>
        <w:jc w:val="both"/>
      </w:pPr>
      <w:r>
        <w:t xml:space="preserve">[…] The parties agree that each party exclusively owns all intellectual property it had prior to the commencement of this Order; however, Buyer shall own exclusively all rights in ideas, inventions, works of authorship, strategies, plans and data created in or resulting from Supplier’s performance under this Order</w:t>
      </w:r>
      <w:ins w:id="95" w:author="Security Camera Warehouse, Inc." w:date="2026-10-14T12:00:00Z">
        <w:r>
          <w:t xml:space="preserve"> that are specific to Buyer’s facility (such as camera placement drawings and alarm-zone configurations for Buyer’s Test Bay), but excluding Supplier’s Pre-existing Materials (as defined in Section 7 of Attachment 4), Supplier’s standard device configurations, analytics templates, design methods, installation practices, know-how and tools, and improvements thereto of general application, all of which remain Supplier’s property and are licensed to Buyer as provided in Section 7 of Attachment 4</w:t>
        </w:r>
      </w:ins>
      <w:r>
        <w:t xml:space="preserve">, including all patent rights, copyrights, moral rights, rights in proprietary information, database rights, trademark rights and other intellectual property rights (collectively, “Buyer’s IP Rights”). […] </w:t>
      </w:r>
      <w:del w:id="96" w:author="Security Camera Warehouse, Inc." w:date="2026-10-14T12:00:00Z">
        <w:r>
          <w:delText xml:space="preserve">Should Supplier, without Buyer’s prior written consent and authorization, design or manufacture for sale to any person or entity other than Buyer any goods substantially similar to, or which reasonably can substitute for or repair, a Buyer good, Buyer, in any adjudication or otherwise, may require Supplier to establish by clear and convincing evidence that neither Supplier nor any of Supplier Personnel (defined in Section 12.1) used in whole or in part, directly or indirectly, any of Buyer’s Property, as set forth herein, in such design or manufacture of such goods</w:delText>
        </w:r>
      </w:del>
      <w:ins w:id="97" w:author="Security Camera Warehouse, Inc." w:date="2026-10-14T12:00:00Z">
        <w:r>
          <w:t xml:space="preserve">Nothing in this Order restricts Supplier from selling the same or similar goods and services to other customers, provided Supplier does not use Buyer’s Confidential Information in doing so</w:t>
        </w:r>
      </w:ins>
      <w:r>
        <w:t xml:space="preserve">.</w:t>
      </w:r>
    </w:p>
    <w:p>
      <w:pPr>
        <w:keepNext/>
        <w:spacing w:after="60" w:before="200"/>
      </w:pPr>
      <w:r>
        <w:rPr>
          <w:b/>
          <w:bCs/>
          <w:sz w:val="20"/>
          <w:szCs w:val="20"/>
        </w:rPr>
        <w:t xml:space="preserve">Section 5.2 (Embedded Software)</w:t>
      </w:r>
    </w:p>
    <w:p>
      <w:pPr>
        <w:spacing w:after="120" w:line="264"/>
        <w:jc w:val="both"/>
      </w:pPr>
      <w:r>
        <w:t xml:space="preserve">To the extent any goods contain Embedded Software (defined below) that is not Buyer’s Property, no title to such Embedded Software shall pass to Buyer, and Supplier shall grant Buyer, its customers and all other users a non-exclusive worldwide, irrevocable, perpetual, royalty-free right to use, load, install, execute, </w:t>
      </w:r>
      <w:del w:id="98" w:author="Security Camera Warehouse, Inc." w:date="2026-10-14T12:00:00Z">
        <w:r>
          <w:delText xml:space="preserve">demonstrate, market, </w:delText>
        </w:r>
      </w:del>
      <w:r>
        <w:t xml:space="preserve">test</w:t>
      </w:r>
      <w:del w:id="99" w:author="Security Camera Warehouse, Inc." w:date="2026-10-14T12:00:00Z">
        <w:r>
          <w:delText xml:space="preserve">, resell, sublicense and distribute</w:delText>
        </w:r>
      </w:del>
      <w:r>
        <w:t xml:space="preserve"> such Embedded Software as an integral part of such goods or for servicing the goods</w:t>
      </w:r>
      <w:ins w:id="100" w:author="Security Camera Warehouse, Inc." w:date="2026-10-14T12:00:00Z">
        <w:r>
          <w:t xml:space="preserve">, subject to the manufacturer’s end-user license terms accompanying the goods</w:t>
        </w:r>
      </w:ins>
      <w:r>
        <w:t xml:space="preserve"> (the “Buyer-Required License”). </w:t>
      </w:r>
      <w:del w:id="101" w:author="Security Camera Warehouse, Inc." w:date="2026-10-14T12:00:00Z">
        <w:r>
          <w:delText xml:space="preserve">If such Embedded Software or any part thereof is owned by a third party, prior to delivery, Supplier shall obtain the Buyer-Required License from such third-party owner.</w:delText>
        </w:r>
      </w:del>
      <w:ins w:id="102" w:author="Security Camera Warehouse, Inc." w:date="2026-10-14T12:00:00Z">
        <w:r>
          <w:t xml:space="preserve">Embedded Software owned by a third-party manufacturer is licensed to Buyer under that manufacturer’s standard end-user license terms, which Supplier will provide to Buyer on request.</w:t>
        </w:r>
      </w:ins>
      <w:r>
        <w:t xml:space="preserve"> “Embedded Software” means software necessary for operation of goods and embedded in and delivered as an integral part of goods.</w:t>
      </w:r>
    </w:p>
    <w:p>
      <w:pPr>
        <w:keepNext/>
        <w:spacing w:after="60" w:before="200"/>
      </w:pPr>
      <w:r>
        <w:rPr>
          <w:b/>
          <w:bCs/>
          <w:sz w:val="20"/>
          <w:szCs w:val="20"/>
        </w:rPr>
        <w:t xml:space="preserve">Section 6.1 (Buyer Changes)</w:t>
      </w:r>
    </w:p>
    <w:p>
      <w:pPr>
        <w:spacing w:after="120" w:line="264"/>
        <w:jc w:val="both"/>
      </w:pPr>
      <w:r>
        <w:t xml:space="preserve">[…] If any changes cause an increase or decrease in the cost of or schedule of any work under this Order, an equitable adjustment shall be made in writing in the Order price and/or delivery schedule as applicable. Any Supplier claim for such adjustment shall be deemed waived unless asserted within </w:t>
      </w:r>
      <w:del w:id="103" w:author="Security Camera Warehouse, Inc." w:date="2026-10-14T12:00:00Z">
        <w:r>
          <w:delText xml:space="preserve">thirty (30)</w:delText>
        </w:r>
      </w:del>
      <w:ins w:id="104" w:author="Security Camera Warehouse, Inc." w:date="2026-10-14T12:00:00Z">
        <w:r>
          <w:t xml:space="preserve">sixty (60)</w:t>
        </w:r>
      </w:ins>
      <w:r>
        <w:t xml:space="preserve"> days from Supplier’s receipt of the change or suspension notification and may only include reasonable, direct costs that shall necessarily be incurred as a direct result of the change</w:t>
      </w:r>
      <w:ins w:id="105" w:author="Security Camera Warehouse, Inc." w:date="2026-10-14T12:00:00Z">
        <w:r>
          <w:t xml:space="preserve">, plus a reasonable allowance for overhead and profit consistent with the pricing in Attachment 1-A. Supplier is not required to proceed with a change that increases the Order price until Buyer issues a written change order or Order amendment</w:t>
        </w:r>
      </w:ins>
      <w:r>
        <w:t xml:space="preserve">.</w:t>
      </w:r>
    </w:p>
    <w:p>
      <w:pPr>
        <w:keepNext/>
        <w:spacing w:after="60" w:before="200"/>
      </w:pPr>
      <w:r>
        <w:rPr>
          <w:b/>
          <w:bCs/>
          <w:sz w:val="20"/>
          <w:szCs w:val="20"/>
        </w:rPr>
        <w:t xml:space="preserve">Section 7.1 (Inspection/Testing), second sentence</w:t>
      </w:r>
    </w:p>
    <w:p>
      <w:pPr>
        <w:spacing w:after="120" w:line="264"/>
        <w:jc w:val="both"/>
      </w:pPr>
      <w:r>
        <w:t xml:space="preserve">[…] and (b) all of Supplier’s facilities, books and records relating to this Order shall be subject to inspection by Buyer or its designee</w:t>
      </w:r>
      <w:ins w:id="106" w:author="Security Camera Warehouse, Inc." w:date="2026-10-14T12:00:00Z">
        <w:r>
          <w:t xml:space="preserve">, upon reasonable prior notice, during normal business hours, not more than once in any twelve-month period, and excluding Supplier’s cost, margin and pricing data for other customers</w:t>
        </w:r>
      </w:ins>
      <w:r>
        <w:t xml:space="preserve">. […]</w:t>
      </w:r>
    </w:p>
    <w:p>
      <w:pPr>
        <w:keepNext/>
        <w:spacing w:after="60" w:before="200"/>
      </w:pPr>
      <w:r>
        <w:rPr>
          <w:b/>
          <w:bCs/>
          <w:sz w:val="20"/>
          <w:szCs w:val="20"/>
        </w:rPr>
        <w:t xml:space="preserve">Section 7.4 (Quality Administrative Fee)</w:t>
      </w:r>
    </w:p>
    <w:p>
      <w:pPr>
        <w:spacing w:after="120" w:line="264"/>
        <w:jc w:val="both"/>
      </w:pPr>
      <w:del w:id="107" w:author="Security Camera Warehouse, Inc." w:date="2026-10-14T12:00:00Z">
        <w:r>
          <w:delText xml:space="preserve">If any of the goods and/or services furnished pursuant to this Order are defective or otherwise not in conformity with the requirements of this Order, then in addition to any other remedies available to Buyer under this Order, at law or in equity, Buyer shall be entitled to charge Supplier an administrative fee in the amount of $500.00 USD for the cost of processing each such defect or non-conformance (the “Quality Administrative Fee”). [… remainder of Section 7.4 deleted in its entirety …]</w:delText>
        </w:r>
      </w:del>
      <w:ins w:id="108" w:author="Security Camera Warehouse, Inc." w:date="2026-10-14T12:00:00Z">
        <w:r>
          <w:t xml:space="preserve">Intentionally omitted.</w:t>
        </w:r>
      </w:ins>
    </w:p>
    <w:p>
      <w:pPr>
        <w:keepNext/>
        <w:spacing w:after="60" w:before="200"/>
      </w:pPr>
      <w:r>
        <w:rPr>
          <w:b/>
          <w:bCs/>
          <w:sz w:val="20"/>
          <w:szCs w:val="20"/>
        </w:rPr>
        <w:t xml:space="preserve">Section 8 (Rejection), first sentence</w:t>
      </w:r>
    </w:p>
    <w:p>
      <w:pPr>
        <w:spacing w:after="120" w:line="264"/>
        <w:jc w:val="both"/>
      </w:pPr>
      <w:r>
        <w:t xml:space="preserve">If any of the goods and/or services furnished pursuant to this Order are found </w:t>
      </w:r>
      <w:del w:id="109" w:author="Security Camera Warehouse, Inc." w:date="2026-10-14T12:00:00Z">
        <w:r>
          <w:delText xml:space="preserve">within a reasonable time after delivery</w:delText>
        </w:r>
      </w:del>
      <w:ins w:id="110" w:author="Security Camera Warehouse, Inc." w:date="2026-10-14T12:00:00Z">
        <w:r>
          <w:t xml:space="preserve">and reported to Supplier in writing within ten (10) business days after delivery or, for installed goods and services, within the acceptance period stated in Attachment 1-A,</w:t>
        </w:r>
      </w:ins>
      <w:r>
        <w:t xml:space="preserve"> to be defective or otherwise not in conformity with the requirements of this Order, then Buyer, at its option may: […] and/or rescind </w:t>
      </w:r>
      <w:ins w:id="111" w:author="Security Camera Warehouse, Inc." w:date="2026-10-14T12:00:00Z">
        <w:r>
          <w:t xml:space="preserve">the affected portion of </w:t>
        </w:r>
      </w:ins>
      <w:r>
        <w:t xml:space="preserve">this Order without liability</w:t>
      </w:r>
      <w:ins w:id="112" w:author="Security Camera Warehouse, Inc." w:date="2026-10-14T12:00:00Z">
        <w:r>
          <w:t xml:space="preserve"> other than payment for conforming goods and services retained by Buyer</w:t>
        </w:r>
      </w:ins>
      <w:r>
        <w:t xml:space="preserve">. […]</w:t>
      </w:r>
    </w:p>
    <w:p>
      <w:pPr>
        <w:keepNext/>
        <w:spacing w:after="60" w:before="200"/>
      </w:pPr>
      <w:r>
        <w:rPr>
          <w:b/>
          <w:bCs/>
          <w:sz w:val="20"/>
          <w:szCs w:val="20"/>
        </w:rPr>
        <w:t xml:space="preserve">Section 9.1 (Warranties)</w:t>
      </w:r>
    </w:p>
    <w:p>
      <w:pPr>
        <w:spacing w:after="120" w:line="264"/>
        <w:jc w:val="both"/>
      </w:pPr>
      <w:r>
        <w:t xml:space="preserve">Supplier warrants that all goods and services provided pursuant to this Order shall be: (a) free of all claims, liens, or encumbrances (other than liens arising through Buyer); (b) new and of merchantable quality, not used, rebuilt or made of refurbished material unless approved in writing by Buyer; (c) free from all defects in design, workmanship and material; (d) fit for the </w:t>
      </w:r>
      <w:del w:id="113" w:author="Security Camera Warehouse, Inc." w:date="2026-10-14T12:00:00Z">
        <w:r>
          <w:delText xml:space="preserve">particular purpose for which they are intended</w:delText>
        </w:r>
      </w:del>
      <w:ins w:id="114" w:author="Security Camera Warehouse, Inc." w:date="2026-10-14T12:00:00Z">
        <w:r>
          <w:t xml:space="preserve">purposes described in Attachment 1-A, subject to the System Limitations stated therein and Section 5.8 of the Agreement</w:t>
        </w:r>
      </w:ins>
      <w:r>
        <w:t xml:space="preserve">; and (e) provided in strict accordance with all specifications, samples, drawings, designs, descriptions or other requirements approved or adopted by Buyer</w:t>
      </w:r>
      <w:ins w:id="115" w:author="Security Camera Warehouse, Inc." w:date="2026-10-14T12:00:00Z">
        <w:r>
          <w:t xml:space="preserve"> and set forth in Attachment 1</w:t>
        </w:r>
      </w:ins>
      <w:r>
        <w:t xml:space="preserve">. Supplier further warrants that it shall perform the services and work hereunder in a competent, safe and professional manner in accordance with </w:t>
      </w:r>
      <w:del w:id="116" w:author="Security Camera Warehouse, Inc." w:date="2026-10-14T12:00:00Z">
        <w:r>
          <w:delText xml:space="preserve">the highest standards and best practices of Supplier’s industry</w:delText>
        </w:r>
      </w:del>
      <w:ins w:id="117" w:author="Security Camera Warehouse, Inc." w:date="2026-10-14T12:00:00Z">
        <w:r>
          <w:t xml:space="preserve">generally accepted standards and practices of the security-system integration industry</w:t>
        </w:r>
      </w:ins>
      <w:r>
        <w:t xml:space="preserve">. </w:t>
      </w:r>
      <w:ins w:id="118" w:author="Security Camera Warehouse, Inc." w:date="2026-10-14T12:00:00Z">
        <w:r>
          <w:t xml:space="preserve">Goods manufactured by third parties are warranted by Supplier under this Section 9 for the period stated in Section 9.2, and Supplier additionally assigns or passes through to Buyer the manufacturer’s warranty to the extent assignable. The warranties in this Section 9 do not cover failures caused by misuse, accident, modification or repair by anyone other than Supplier, electrical surges, environmental conditions outside the manufacturer’s published specifications, or Buyer’s failure to maintain the goods in accordance with the manufacturer’s instructions.</w:t>
        </w:r>
      </w:ins>
    </w:p>
    <w:p>
      <w:pPr>
        <w:keepNext/>
        <w:spacing w:after="60" w:before="200"/>
      </w:pPr>
      <w:r>
        <w:rPr>
          <w:b/>
          <w:bCs/>
          <w:sz w:val="20"/>
          <w:szCs w:val="20"/>
        </w:rPr>
        <w:t xml:space="preserve">Section 9.2 (Warranty Period)</w:t>
      </w:r>
    </w:p>
    <w:p>
      <w:pPr>
        <w:spacing w:after="120" w:line="264"/>
        <w:jc w:val="both"/>
      </w:pPr>
      <w:ins w:id="119" w:author="Security Camera Warehouse, Inc." w:date="2026-10-14T12:00:00Z">
        <w:r>
          <w:t xml:space="preserve">The goods and services under the Agreement are not installed in a nuclear or non-nuclear power plant; accordingly, subsection (a) does not apply, and the warranty period is as stated in the second sentence of this Section 9.2. </w:t>
        </w:r>
      </w:ins>
      <w:r>
        <w:t xml:space="preserve">[…] In all other cases the warranty shall apply for twenty-four (24) months from delivery of the goods or performance of the services, or such longer period of time as customarily provided by Supplier, plus delays such as those due to non-conforming goods and services. […]</w:t>
      </w:r>
    </w:p>
    <w:p>
      <w:pPr>
        <w:keepNext/>
        <w:spacing w:after="60" w:before="200"/>
      </w:pPr>
      <w:r>
        <w:rPr>
          <w:b/>
          <w:bCs/>
          <w:sz w:val="20"/>
          <w:szCs w:val="20"/>
        </w:rPr>
        <w:t xml:space="preserve">Section 9.3 (Warranty Remedies), fourth sentence</w:t>
      </w:r>
    </w:p>
    <w:p>
      <w:pPr>
        <w:spacing w:after="120" w:line="264"/>
        <w:jc w:val="both"/>
      </w:pPr>
      <w:r>
        <w:t xml:space="preserve">Any repaired or replaced good, or part thereof, or re-performed services shall carry warranties on the same terms as set forth above, with the warranty period being the greater of the original unexpired warranty or </w:t>
      </w:r>
      <w:del w:id="120" w:author="Security Camera Warehouse, Inc." w:date="2026-10-14T12:00:00Z">
        <w:r>
          <w:delText xml:space="preserve">twenty-four (24) months</w:delText>
        </w:r>
      </w:del>
      <w:ins w:id="121" w:author="Security Camera Warehouse, Inc." w:date="2026-10-14T12:00:00Z">
        <w:r>
          <w:t xml:space="preserve">ninety (90) days</w:t>
        </w:r>
      </w:ins>
      <w:r>
        <w:t xml:space="preserve"> after repair or replacement. […]</w:t>
      </w:r>
    </w:p>
    <w:p>
      <w:pPr>
        <w:keepNext/>
        <w:spacing w:after="60" w:before="200"/>
      </w:pPr>
      <w:r>
        <w:rPr>
          <w:b/>
          <w:bCs/>
          <w:sz w:val="20"/>
          <w:szCs w:val="20"/>
        </w:rPr>
        <w:t xml:space="preserve">Section 11.1 (Termination for Convenience)</w:t>
      </w:r>
    </w:p>
    <w:p>
      <w:pPr>
        <w:spacing w:after="120" w:line="264"/>
        <w:jc w:val="both"/>
      </w:pPr>
      <w:r>
        <w:t xml:space="preserve">Buyer may terminate all or part of this Order for convenience at any time by written notice to Supplier. Upon such termination, Buyer and Supplier shall negotiate reasonable termination costs, which shall </w:t>
      </w:r>
      <w:del w:id="122" w:author="Security Camera Warehouse, Inc." w:date="2026-10-14T12:00:00Z">
        <w:r>
          <w:delText xml:space="preserve">only </w:delText>
        </w:r>
      </w:del>
      <w:r>
        <w:t xml:space="preserve">include Supplier’s reasonable, direct costs that have or shall necessarily be incurred as a direct result of such termination</w:t>
      </w:r>
      <w:ins w:id="123" w:author="Security Camera Warehouse, Inc." w:date="2026-10-14T12:00:00Z">
        <w:r>
          <w:t xml:space="preserve">, including (a) the price of goods delivered to Buyer, (b) the price of goods ordered from the manufacturer that cannot be returned, or the manufacturer’s restocking fee for goods that can be returned, (c) services performed through the termination date at the rates reflected in Attachment 1-A, and (d) reasonable demobilization costs</w:t>
        </w:r>
      </w:ins>
      <w:r>
        <w:t xml:space="preserve">. […]</w:t>
      </w:r>
    </w:p>
    <w:p>
      <w:pPr>
        <w:keepNext/>
        <w:spacing w:after="60" w:before="200"/>
      </w:pPr>
      <w:r>
        <w:rPr>
          <w:b/>
          <w:bCs/>
          <w:sz w:val="20"/>
          <w:szCs w:val="20"/>
        </w:rPr>
        <w:t xml:space="preserve">Section 11.2 (Termination for Default)</w:t>
      </w:r>
    </w:p>
    <w:p>
      <w:pPr>
        <w:spacing w:after="120" w:line="264"/>
        <w:jc w:val="both"/>
      </w:pPr>
      <w:r>
        <w:t xml:space="preserve">[…] Such termination shall become effective if Supplier does not cure such failure within </w:t>
      </w:r>
      <w:del w:id="124" w:author="Security Camera Warehouse, Inc." w:date="2026-10-14T12:00:00Z">
        <w:r>
          <w:delText xml:space="preserve">ten (10)</w:delText>
        </w:r>
      </w:del>
      <w:ins w:id="125" w:author="Security Camera Warehouse, Inc." w:date="2026-10-14T12:00:00Z">
        <w:r>
          <w:t xml:space="preserve">thirty (30)</w:t>
        </w:r>
      </w:ins>
      <w:r>
        <w:t xml:space="preserve"> days of receiving Buyer’s written notice of default</w:t>
      </w:r>
      <w:ins w:id="126" w:author="Security Camera Warehouse, Inc." w:date="2026-10-14T12:00:00Z">
        <w:r>
          <w:t xml:space="preserve"> (or, if the failure cannot reasonably be cured within thirty (30) days, if Supplier fails to begin and diligently pursue a cure within that period)</w:t>
        </w:r>
      </w:ins>
      <w:r>
        <w:t xml:space="preserve">; […] Upon termination, Buyer may procure goods and/or services similar to those so terminated, and Supplier shall be liable to Buyer for any </w:t>
      </w:r>
      <w:ins w:id="127" w:author="Security Camera Warehouse, Inc." w:date="2026-10-14T12:00:00Z">
        <w:r>
          <w:t xml:space="preserve">reasonable and documented </w:t>
        </w:r>
      </w:ins>
      <w:r>
        <w:t xml:space="preserve">excess costs for such goods and/or services and other related costs</w:t>
      </w:r>
      <w:ins w:id="128" w:author="Security Camera Warehouse, Inc." w:date="2026-10-14T12:00:00Z">
        <w:r>
          <w:t xml:space="preserve">, subject to Section 5.6 of the Agreement</w:t>
        </w:r>
      </w:ins>
      <w:r>
        <w:t xml:space="preserve">. […]</w:t>
      </w:r>
    </w:p>
    <w:p>
      <w:pPr>
        <w:keepNext/>
        <w:spacing w:after="60" w:before="200"/>
      </w:pPr>
      <w:r>
        <w:rPr>
          <w:b/>
          <w:bCs/>
          <w:sz w:val="20"/>
          <w:szCs w:val="20"/>
        </w:rPr>
        <w:t xml:space="preserve">Section 12.1 (Indemnity)</w:t>
      </w:r>
    </w:p>
    <w:p>
      <w:pPr>
        <w:spacing w:after="120" w:line="264"/>
        <w:jc w:val="both"/>
      </w:pPr>
      <w:r>
        <w:t xml:space="preserve">Supplier shall defend, indemnify, release and hold Buyer and its Affiliates, and each of its and their directors, officers, managers, employees, agents, representatives, successors and assigns (collectively, the “Indemnitees”) harmless from and against any and all </w:t>
      </w:r>
      <w:ins w:id="129" w:author="Security Camera Warehouse, Inc." w:date="2026-10-14T12:00:00Z">
        <w:r>
          <w:t xml:space="preserve">third-party </w:t>
        </w:r>
      </w:ins>
      <w:r>
        <w:t xml:space="preserve">claims, legal actions, demands, settlements, losses, judgments, fines, penalties, damages, liabilities, costs, expenses and attorneys’ fees (collectively, “Claims”) </w:t>
      </w:r>
      <w:ins w:id="130" w:author="Security Camera Warehouse, Inc." w:date="2026-10-14T12:00:00Z">
        <w:r>
          <w:t xml:space="preserve">for bodily injury, death or damage to tangible property to the extent </w:t>
        </w:r>
      </w:ins>
      <w:r>
        <w:t xml:space="preserve">arising from any </w:t>
      </w:r>
      <w:ins w:id="131" w:author="Security Camera Warehouse, Inc." w:date="2026-10-14T12:00:00Z">
        <w:r>
          <w:t xml:space="preserve">negligent or wrongful </w:t>
        </w:r>
      </w:ins>
      <w:r>
        <w:t xml:space="preserve">act or omission of Supplier, its agents, employees, suppliers or subcontractors (collectively, “Supplier Personnel”), except to the extent attributable to the </w:t>
      </w:r>
      <w:del w:id="132" w:author="Security Camera Warehouse, Inc." w:date="2026-10-14T12:00:00Z">
        <w:r>
          <w:delText xml:space="preserve">sole and direct gross </w:delText>
        </w:r>
      </w:del>
      <w:r>
        <w:t xml:space="preserve">negligence </w:t>
      </w:r>
      <w:ins w:id="133" w:author="Security Camera Warehouse, Inc." w:date="2026-10-14T12:00:00Z">
        <w:r>
          <w:t xml:space="preserve">or willful misconduct </w:t>
        </w:r>
      </w:ins>
      <w:r>
        <w:t xml:space="preserve">of Buyer</w:t>
      </w:r>
      <w:ins w:id="134" w:author="Security Camera Warehouse, Inc." w:date="2026-10-14T12:00:00Z">
        <w:r>
          <w:t xml:space="preserve"> or the other Indemnitees</w:t>
        </w:r>
      </w:ins>
      <w:r>
        <w:t xml:space="preserve">. Supplier agrees to include a clause substantially similar to the preceding clause for the benefit of Buyer in all subcontracts that Supplier enters into related to its fulfillment of this Order. In addition, Supplier shall indemnify, defend, release and hold the Indemnitees harmless from and against any Claims arising out of employment or labor claims or proceedings initiated by Supplier Personnel against or involving Buyer. </w:t>
      </w:r>
      <w:del w:id="135" w:author="Security Camera Warehouse, Inc." w:date="2026-10-14T12:00:00Z">
        <w:r>
          <w:delText xml:space="preserve">Supplier further agrees to indemnify Buyer for any attorneys’ fees or other costs Buyer incurs to enforce it rights hereunder.</w:delText>
        </w:r>
      </w:del>
      <w:ins w:id="136" w:author="Security Camera Warehouse, Inc." w:date="2026-10-14T12:00:00Z">
        <w:r>
          <w:t xml:space="preserve">Supplier’s obligations under this Section 12.1 are subject to Section 5.6 of the Agreement and are conditioned on Buyer giving Supplier prompt written notice of the Claim, control of the defense and settlement (provided Supplier may not settle a Claim in a manner that admits fault on behalf of Buyer without Buyer’s consent), and reasonable cooperation at Supplier’s expense. Buyer shall defend, indemnify and hold Supplier harmless from third-party Claims for bodily injury, death or damage to tangible property to the extent arising from the negligent or wrongful acts or omissions of Buyer, its employees or its other contractors, or from the operation of Buyer’s process, control and interlock systems.</w:t>
        </w:r>
      </w:ins>
    </w:p>
    <w:p>
      <w:pPr>
        <w:keepNext/>
        <w:spacing w:after="60" w:before="200"/>
      </w:pPr>
      <w:r>
        <w:rPr>
          <w:b/>
          <w:bCs/>
          <w:sz w:val="20"/>
          <w:szCs w:val="20"/>
        </w:rPr>
        <w:t xml:space="preserve">Section 12.2 (Insurance)</w:t>
      </w:r>
    </w:p>
    <w:p>
      <w:pPr>
        <w:spacing w:after="120" w:line="264"/>
        <w:jc w:val="both"/>
      </w:pPr>
      <w:r>
        <w:t xml:space="preserve">For the duration of this Order and for a period of </w:t>
      </w:r>
      <w:del w:id="137" w:author="Security Camera Warehouse, Inc." w:date="2026-10-14T12:00:00Z">
        <w:r>
          <w:delText xml:space="preserve">six (6)</w:delText>
        </w:r>
      </w:del>
      <w:ins w:id="138" w:author="Security Camera Warehouse, Inc." w:date="2026-10-14T12:00:00Z">
        <w:r>
          <w:t xml:space="preserve">two (2)</w:t>
        </w:r>
      </w:ins>
      <w:r>
        <w:t xml:space="preserve"> years from the date of delivery of the goods or performance of the services, Supplier shall maintain, through insurers with a minimum A.M. Best rating of A- VII or S&amp;P A or the equivalent in those jurisdictions that do not recognize such rating classification and licensed in the jurisdiction where goods are sold and/or where services are performed, the following insurance: (a) Commercial General/Public Liability, on an occurrence form, in the minimum amount of USD </w:t>
      </w:r>
      <w:del w:id="139" w:author="Security Camera Warehouse, Inc." w:date="2026-10-14T12:00:00Z">
        <w:r>
          <w:delText xml:space="preserve">$5,000,000.00</w:delText>
        </w:r>
      </w:del>
      <w:ins w:id="140" w:author="Security Camera Warehouse, Inc." w:date="2026-10-14T12:00:00Z">
        <w:r>
          <w:t xml:space="preserve">$1,000,000.00</w:t>
        </w:r>
      </w:ins>
      <w:r>
        <w:t xml:space="preserve"> per occurrence </w:t>
      </w:r>
      <w:ins w:id="141" w:author="Security Camera Warehouse, Inc." w:date="2026-10-14T12:00:00Z">
        <w:r>
          <w:t xml:space="preserve">and USD $2,000,000.00 in the aggregate </w:t>
        </w:r>
      </w:ins>
      <w:r>
        <w:t xml:space="preserve">with coverage for: (i) bodily injury/property damage; (ii) personal/advertising injury; and (iii) products/completed operations liability, including coverage for contractual liability insuring the liabilities assumed in this Order, with all such coverages in this Section 12.2(a) applying on a primary basis, providing for cross liability, not being subject to any self-insured retention and being endorsed to name </w:t>
      </w:r>
      <w:del w:id="142" w:author="Security Camera Warehouse, Inc." w:date="2026-10-14T12:00:00Z">
        <w:r>
          <w:delText xml:space="preserve">GE Vernova LLC</w:delText>
        </w:r>
      </w:del>
      <w:ins w:id="143" w:author="Security Camera Warehouse, Inc." w:date="2026-10-14T12:00:00Z">
        <w:r>
          <w:t xml:space="preserve">Buyer</w:t>
        </w:r>
      </w:ins>
      <w:r>
        <w:t xml:space="preserve">, its Affiliates (defined in Section 2.2(d)), directors, officers, agents and employees as additional insureds; (b) Business Automobile Liability Insurance covering all owned, hired and non-owned vehicles used in the performance of this Order in the amount of USD </w:t>
      </w:r>
      <w:del w:id="144" w:author="Security Camera Warehouse, Inc." w:date="2026-10-14T12:00:00Z">
        <w:r>
          <w:delText xml:space="preserve">$2,000,000.00</w:delText>
        </w:r>
      </w:del>
      <w:ins w:id="145" w:author="Security Camera Warehouse, Inc." w:date="2026-10-14T12:00:00Z">
        <w:r>
          <w:t xml:space="preserve">$1,000,000.00</w:t>
        </w:r>
      </w:ins>
      <w:r>
        <w:t xml:space="preserve"> combined single limit each occurrence; (c) Employers’ Liability in the amount of USD </w:t>
      </w:r>
      <w:del w:id="146" w:author="Security Camera Warehouse, Inc." w:date="2026-10-14T12:00:00Z">
        <w:r>
          <w:delText xml:space="preserve">$2,000,000.00</w:delText>
        </w:r>
      </w:del>
      <w:ins w:id="147" w:author="Security Camera Warehouse, Inc." w:date="2026-10-14T12:00:00Z">
        <w:r>
          <w:t xml:space="preserve">$1,000,000.00</w:t>
        </w:r>
      </w:ins>
      <w:r>
        <w:t xml:space="preserve"> each accident, injury or disease; (d) </w:t>
      </w:r>
      <w:del w:id="148" w:author="Security Camera Warehouse, Inc." w:date="2026-10-14T12:00:00Z">
        <w:r>
          <w:delText xml:space="preserve">Property Insurance on an “All-risk” basis covering the full replacement cost value of all of Buyer’s Property in Supplier’s care, custody or control, with such policy being endorsed to name Buyer as “Loss Payee” as its interests may appear</w:delText>
        </w:r>
      </w:del>
      <w:ins w:id="149" w:author="Security Camera Warehouse, Inc." w:date="2026-10-14T12:00:00Z">
        <w:r>
          <w:t xml:space="preserve">Intentionally omitted, Supplier not being expected to hold Buyer’s Property</w:t>
        </w:r>
      </w:ins>
      <w:r>
        <w:t xml:space="preserve">; and (e) appropriate Workers’ Compensation Insurance protecting Supplier from all claims under any applicable Workers’ Compensation or Occupational Disease Act. […] </w:t>
      </w:r>
      <w:del w:id="150" w:author="Security Camera Warehouse, Inc." w:date="2026-10-14T12:00:00Z">
        <w:r>
          <w:delText xml:space="preserve">To the extent that this Order is for professional services, Supplier shall maintain Professional/ Errors and Omission Liability insurance in the minimum amount of USD $5,000,000.00 per claim. </w:delText>
        </w:r>
      </w:del>
      <w:r>
        <w:t xml:space="preserve">If any insurance is on a claims-made basis, the retro date must precede the date of issuance of this Order, and Supplier must maintain continuity of coverage for </w:t>
      </w:r>
      <w:del w:id="151" w:author="Security Camera Warehouse, Inc." w:date="2026-10-14T12:00:00Z">
        <w:r>
          <w:delText xml:space="preserve">three (3)</w:delText>
        </w:r>
      </w:del>
      <w:ins w:id="152" w:author="Security Camera Warehouse, Inc." w:date="2026-10-14T12:00:00Z">
        <w:r>
          <w:t xml:space="preserve">two (2)</w:t>
        </w:r>
      </w:ins>
      <w:r>
        <w:t xml:space="preserve"> years following termination, expiration and/or completion of this Order. […] The above-referenced insurance limits in subsections (a), (b) and (c) can be met either via each policy or via a combination of these policies and an excess/umbrella liability insurance policy. </w:t>
      </w:r>
      <w:ins w:id="153" w:author="Security Camera Warehouse, Inc." w:date="2026-10-14T12:00:00Z">
        <w:r>
          <w:rPr>
            <w:i/>
            <w:iCs/>
            <w:color w:val="7A3E00"/>
          </w:rPr>
          <w:t xml:space="preserve">[Drafting note: Seller to confirm the proposed limits against its current certificate of insurance before this redline is sent.]</w:t>
        </w:r>
      </w:ins>
    </w:p>
    <w:p>
      <w:pPr>
        <w:keepNext/>
        <w:spacing w:after="60" w:before="200"/>
      </w:pPr>
      <w:r>
        <w:rPr>
          <w:b/>
          <w:bCs/>
          <w:sz w:val="20"/>
          <w:szCs w:val="20"/>
        </w:rPr>
        <w:t xml:space="preserve">Section 13 (Assignment, Subcontracting and Change of Control), first sentence</w:t>
      </w:r>
    </w:p>
    <w:p>
      <w:pPr>
        <w:spacing w:after="120" w:line="264"/>
        <w:jc w:val="both"/>
      </w:pPr>
      <w:r>
        <w:t xml:space="preserve">Supplier may not assign, delegate, subcontract or transfer (including by change of ownership or control, by operation of law or otherwise) this Order or any of its rights or obligations hereunder, including payment, without Buyer’s prior written consent</w:t>
      </w:r>
      <w:ins w:id="154" w:author="Security Camera Warehouse, Inc." w:date="2026-10-14T12:00:00Z">
        <w:r>
          <w:t xml:space="preserve">, which consent is hereby given for Supplier’s use of its regular installation subcontractors for on-site cabling, conduit, mounting and electrical work, provided that Supplier remains responsible for their performance and that they comply with Attachment 3</w:t>
        </w:r>
      </w:ins>
      <w:r>
        <w:t xml:space="preserve">. […]</w:t>
      </w:r>
    </w:p>
    <w:p>
      <w:pPr>
        <w:keepNext/>
        <w:spacing w:after="60" w:before="200"/>
      </w:pPr>
      <w:r>
        <w:rPr>
          <w:b/>
          <w:bCs/>
          <w:sz w:val="20"/>
          <w:szCs w:val="20"/>
        </w:rPr>
        <w:t xml:space="preserve">Section 15.2(b) (Material Content and Labeling)</w:t>
      </w:r>
    </w:p>
    <w:p>
      <w:pPr>
        <w:spacing w:after="120" w:line="264"/>
        <w:jc w:val="both"/>
      </w:pPr>
      <w:r>
        <w:t xml:space="preserve">[…] Notwithstanding the foregoing, Supplier Covenants that</w:t>
      </w:r>
      <w:ins w:id="155" w:author="Security Camera Warehouse, Inc." w:date="2026-10-14T12:00:00Z">
        <w:r>
          <w:t xml:space="preserve">, to Supplier’s knowledge based on declarations of the manufacturers of the goods,</w:t>
        </w:r>
      </w:ins>
      <w:r>
        <w:t xml:space="preserve"> all goods Supplier provides under this Order regardless of country of final use, do not contain any chemicals that are restricted or otherwise banned under the Montreal Protocol, the Stockholm Convention on Persistent Organic Pollutants, the U.S. Toxic Substances Control Act, the European Union’s Restrictions on Hazardous Substances and REACH legislation and other comparable chemical regulations unless, Buyer expressly agrees in writing. In addition, unless expressly agreed in writing by Buyer or required by Buyer’s engineering drawings or specifications, Supplier Covenants that</w:t>
      </w:r>
      <w:ins w:id="156" w:author="Security Camera Warehouse, Inc." w:date="2026-10-14T12:00:00Z">
        <w:r>
          <w:t xml:space="preserve">, to Supplier’s knowledge based on declarations of the manufacturers of the goods,</w:t>
        </w:r>
      </w:ins>
      <w:r>
        <w:t xml:space="preserve"> all goods Supplier provides under this Order regardless of country of final use, do not contain any per- and polyfluoroalkyl substances (“PFAS”). </w:t>
      </w:r>
      <w:ins w:id="157" w:author="Security Camera Warehouse, Inc." w:date="2026-10-14T12:00:00Z">
        <w:r>
          <w:t xml:space="preserve">Supplier does not manufacture the goods; Supplier will request and pass through to Buyer the manufacturers’ material-content and PFAS declarations on Buyer’s request, and Supplier’s liability under this Section 15.2(b) is limited to replacing, at Supplier’s cost, any good shown to be non-compliant. </w:t>
        </w:r>
      </w:ins>
      <w:r>
        <w:t xml:space="preserve">[…]</w:t>
      </w:r>
    </w:p>
    <w:p>
      <w:pPr>
        <w:keepNext/>
        <w:spacing w:after="60" w:before="200"/>
      </w:pPr>
      <w:r>
        <w:rPr>
          <w:b/>
          <w:bCs/>
          <w:sz w:val="20"/>
          <w:szCs w:val="20"/>
        </w:rPr>
        <w:t xml:space="preserve">Section 18 (Business Continuity Planning and Supply Chain Security)</w:t>
      </w:r>
    </w:p>
    <w:p>
      <w:pPr>
        <w:spacing w:after="120" w:line="264"/>
        <w:jc w:val="both"/>
      </w:pPr>
      <w:r>
        <w:t xml:space="preserve">18.1 </w:t>
      </w:r>
      <w:r>
        <w:rPr>
          <w:i/>
          <w:iCs/>
        </w:rPr>
        <w:t xml:space="preserve">Business Continuity Planning</w:t>
      </w:r>
      <w:r>
        <w:t xml:space="preserve">. </w:t>
      </w:r>
      <w:del w:id="158" w:author="Security Camera Warehouse, Inc." w:date="2026-10-14T12:00:00Z">
        <w:r>
          <w:delText xml:space="preserve">Supplier shall prepare and maintain at no additional cost to Buyer a Business Continuity Plan (“BCP”). [… remainder of Section 18.1 deleted in its entirety …]</w:delText>
        </w:r>
      </w:del>
      <w:ins w:id="159" w:author="Security Camera Warehouse, Inc." w:date="2026-10-14T12:00:00Z">
        <w:r>
          <w:t xml:space="preserve">Supplier shall maintain commercially reasonable business continuity practices appropriate to a distributor and integrator of Supplier’s size, including off-site backup of its business records and alternate sourcing for the goods, and will describe those practices to Buyer in writing on request.</w:t>
        </w:r>
      </w:ins>
    </w:p>
    <w:p>
      <w:pPr>
        <w:spacing w:after="120" w:line="264"/>
        <w:jc w:val="both"/>
      </w:pPr>
      <w:r>
        <w:t xml:space="preserve">18.2 </w:t>
      </w:r>
      <w:r>
        <w:rPr>
          <w:i/>
          <w:iCs/>
        </w:rPr>
        <w:t xml:space="preserve">Supply Chain Security</w:t>
      </w:r>
      <w:r>
        <w:t xml:space="preserve">. </w:t>
      </w:r>
      <w:del w:id="160" w:author="Security Camera Warehouse, Inc." w:date="2026-10-14T12:00:00Z">
        <w:r>
          <w:delText xml:space="preserve">Supplier shall implement and maintain a written security program that consists of physical and procedural controls [… remainder of Section 18.2 deleted in its entirety …]</w:delText>
        </w:r>
      </w:del>
      <w:ins w:id="161" w:author="Security Camera Warehouse, Inc." w:date="2026-10-14T12:00:00Z">
        <w:r>
          <w:t xml:space="preserve">Supplier shall maintain commercially reasonable physical security over goods in its possession prior to delivery and shall purchase goods only from the manufacturer or the manufacturer’s authorized distribution channel.</w:t>
        </w:r>
      </w:ins>
    </w:p>
    <w:p>
      <w:pPr>
        <w:spacing w:after="120" w:line="264"/>
        <w:jc w:val="both"/>
      </w:pPr>
      <w:r>
        <w:t xml:space="preserve">18.3 </w:t>
      </w:r>
      <w:r>
        <w:rPr>
          <w:i/>
          <w:iCs/>
        </w:rPr>
        <w:t xml:space="preserve">C-TPAT</w:t>
      </w:r>
      <w:r>
        <w:t xml:space="preserve">. </w:t>
      </w:r>
      <w:del w:id="162" w:author="Security Camera Warehouse, Inc." w:date="2026-10-14T12:00:00Z">
        <w:r>
          <w:delText xml:space="preserve">Any Supplier providing goods under this Order where the final destination of such goods is the U.S. agrees that it: (a) is certified under C-TPAT; [… remainder of Section 18.3 deleted in its entirety …]</w:delText>
        </w:r>
      </w:del>
      <w:ins w:id="163" w:author="Security Camera Warehouse, Inc." w:date="2026-10-14T12:00:00Z">
        <w:r>
          <w:t xml:space="preserve">Intentionally omitted. Supplier is not the importer of record for the goods.</w:t>
        </w:r>
      </w:ins>
    </w:p>
    <w:p>
      <w:pPr>
        <w:keepNext/>
        <w:spacing w:after="60" w:before="200"/>
      </w:pPr>
      <w:r>
        <w:rPr>
          <w:b/>
          <w:bCs/>
          <w:sz w:val="20"/>
          <w:szCs w:val="20"/>
        </w:rPr>
        <w:t xml:space="preserve">Section 20 (Governing Law and Dispute Resolution)</w:t>
      </w:r>
    </w:p>
    <w:p>
      <w:pPr>
        <w:spacing w:after="120" w:line="264"/>
        <w:jc w:val="both"/>
      </w:pPr>
      <w:r>
        <w:t xml:space="preserve">20.1 </w:t>
      </w:r>
      <w:r>
        <w:rPr>
          <w:i/>
          <w:iCs/>
        </w:rPr>
        <w:t xml:space="preserve">Governing Law</w:t>
      </w:r>
      <w:r>
        <w:t xml:space="preserve">. This Order shall in all respects be governed by and interpreted in accordance with the substantive law of the State of </w:t>
      </w:r>
      <w:del w:id="164" w:author="Security Camera Warehouse, Inc." w:date="2026-10-14T12:00:00Z">
        <w:r>
          <w:delText xml:space="preserve">New York, U.S.</w:delText>
        </w:r>
      </w:del>
      <w:ins w:id="165" w:author="Security Camera Warehouse, Inc." w:date="2026-10-14T12:00:00Z">
        <w:r>
          <w:t xml:space="preserve">Wisconsin, U.S., as provided in Section 5.4 of the Agreement</w:t>
        </w:r>
      </w:ins>
      <w:r>
        <w:t xml:space="preserve">, excluding its conflicts of law provisions. The parties exclude application of the United Nations Convention on Contracts for the International Sale of Goods.</w:t>
      </w:r>
    </w:p>
    <w:p>
      <w:pPr>
        <w:spacing w:after="120" w:line="264"/>
        <w:jc w:val="both"/>
      </w:pPr>
      <w:r>
        <w:t xml:space="preserve">20.2 </w:t>
      </w:r>
      <w:r>
        <w:rPr>
          <w:i/>
          <w:iCs/>
        </w:rPr>
        <w:t xml:space="preserve">Dispute Resolution for U.S. Suppliers</w:t>
      </w:r>
      <w:r>
        <w:t xml:space="preserve">. </w:t>
      </w:r>
      <w:del w:id="166" w:author="Security Camera Warehouse, Inc." w:date="2026-10-14T12:00:00Z">
        <w:r>
          <w:delText xml:space="preserve">If Supplier is a permanent resident of the U.S., or is a corporation, partnership or other entity existing under the laws of the U.S., and Supplier and Buyer have a controversy, dispute or difference arising out of this Order (“Dispute”), either party may initiate litigation. Litigation may be brought only in the U.S. District Court for the U.S. District Court for the Southern District of New York or, if such court lacks subject matter jurisdiction, in the Supreme Court of the State of New York in and for New York County. The parties submit to the jurisdiction of said courts and waive any defense of forum non conveniens. The parties waive all rights to jury trials.the parties hereby waive the right of appeal to any court for amendment or modification of the arbitrators’ award.</w:delText>
        </w:r>
      </w:del>
      <w:ins w:id="167" w:author="Security Camera Warehouse, Inc." w:date="2026-10-14T12:00:00Z">
        <w:r>
          <w:t xml:space="preserve">Any controversy, dispute or difference arising out of this Order (“Dispute”) shall be resolved exclusively as provided in Attachment 5 to the Agreement.</w:t>
        </w:r>
      </w:ins>
    </w:p>
    <w:p>
      <w:pPr>
        <w:spacing w:after="120" w:line="264"/>
        <w:jc w:val="both"/>
      </w:pPr>
      <w:r>
        <w:t xml:space="preserve">20.3 </w:t>
      </w:r>
      <w:r>
        <w:rPr>
          <w:i/>
          <w:iCs/>
        </w:rPr>
        <w:t xml:space="preserve">Dispute Resolution for Non-U.S. Suppliers</w:t>
      </w:r>
      <w:r>
        <w:t xml:space="preserve">. </w:t>
      </w:r>
      <w:del w:id="168" w:author="Security Camera Warehouse, Inc." w:date="2026-10-14T12:00:00Z">
        <w:r>
          <w:delText xml:space="preserve">If Supplier is a permanent resident of a country other than the U.S., [… remainder of Section 20.3 deleted in its entirety …] and the parties hereby waive the right of appeal to any court for amendment or modification of the arbitrators’ award.</w:delText>
        </w:r>
      </w:del>
      <w:ins w:id="169" w:author="Security Camera Warehouse, Inc." w:date="2026-10-14T12:00:00Z">
        <w:r>
          <w:t xml:space="preserve">Intentionally omitted.</w:t>
        </w:r>
      </w:ins>
    </w:p>
    <w:p>
      <w:pPr>
        <w:keepNext/>
        <w:spacing w:after="60" w:before="200"/>
      </w:pPr>
      <w:r>
        <w:rPr>
          <w:b/>
          <w:bCs/>
          <w:sz w:val="20"/>
          <w:szCs w:val="20"/>
        </w:rPr>
        <w:t xml:space="preserve">Section 22.2 (Background Checks)</w:t>
      </w:r>
    </w:p>
    <w:p>
      <w:pPr>
        <w:spacing w:after="120" w:line="264"/>
        <w:jc w:val="both"/>
      </w:pPr>
      <w:r>
        <w:t xml:space="preserve">To the extent permissible by Law, and after securing appropriate written authorization from Supplier Personnel, Supplier shall, through the utilization of an authorized background checking agency perform background checks </w:t>
      </w:r>
      <w:del w:id="170" w:author="Security Camera Warehouse, Inc." w:date="2026-10-14T12:00:00Z">
        <w:r>
          <w:delText xml:space="preserve">pursuant to the GE Vernova Background Checking Guidelines located at: https://www.gevernova.com/suppliers/policies</w:delText>
        </w:r>
      </w:del>
      <w:ins w:id="171" w:author="Security Camera Warehouse, Inc." w:date="2026-10-14T12:00:00Z">
        <w:r>
          <w:t xml:space="preserve">consisting of identity verification, a criminal history search in the jurisdictions of residence for the preceding seven (7) years, and screening against the U.S. Treasury Specially Designated Nationals and Blocked Persons list</w:t>
        </w:r>
      </w:ins>
      <w:r>
        <w:t xml:space="preserve"> prior to (a) stationing any Supplier Personnel to perform services at any Buyer location, facility or work site (each a “ Buyer Site”) (for clarity, “stationing” shall not include periodic attendance or visits to a Buyer Site); […] </w:t>
      </w:r>
      <w:ins w:id="172" w:author="Security Camera Warehouse, Inc." w:date="2026-10-14T12:00:00Z">
        <w:r>
          <w:t xml:space="preserve">Any additional requirements of the GE Vernova Background Checking Guidelines apply only if Buyer delivers them to Supplier in writing before mobilization and they are permitted by applicable law; any resulting incremental cost will be reimbursed by Buyer.</w:t>
        </w:r>
      </w:ins>
    </w:p>
    <w:p>
      <w:pPr>
        <w:keepNext/>
        <w:spacing w:after="60" w:before="200"/>
      </w:pPr>
      <w:r>
        <w:rPr>
          <w:b/>
          <w:bCs/>
          <w:sz w:val="20"/>
          <w:szCs w:val="20"/>
        </w:rPr>
        <w:t xml:space="preserve">Section 23 (Cybersecurity)</w:t>
      </w:r>
    </w:p>
    <w:p>
      <w:pPr>
        <w:spacing w:after="120" w:line="264"/>
        <w:jc w:val="both"/>
      </w:pPr>
      <w:r>
        <w:t xml:space="preserve">Supplier agrees that all goods supplied under this Order that include executable binary code shall comply with the requirements for such goods set forth in the “GE Vernova Privacy and Data Protection Appendix” located at: https://www.gevernova.com/suppliers/policies</w:t>
      </w:r>
      <w:ins w:id="173" w:author="Security Camera Warehouse, Inc." w:date="2026-10-14T12:00:00Z">
        <w:r>
          <w:t xml:space="preserve">, to the extent Buyer has delivered those requirements to Supplier in writing before the Effective Date and they are applicable to commercial off-the-shelf video surveillance equipment. In any event, Supplier will deliver the goods with manufacturer-current firmware, will require that all default credentials be replaced at commissioning, and will provide Buyer with the manufacturer’s security hardening guide on request</w:t>
        </w:r>
      </w:ins>
      <w:r>
        <w:t xml:space="preserve">.</w:t>
      </w:r>
    </w:p>
    <w:p>
      <w:r>
        <w:br w:type="page"/>
      </w:r>
    </w:p>
    <w:p>
      <w:pPr>
        <w:spacing w:after="200" w:before="240"/>
        <w:jc w:val="center"/>
      </w:pPr>
      <w:r>
        <w:rPr>
          <w:b/>
          <w:bCs/>
          <w:sz w:val="24"/>
          <w:szCs w:val="24"/>
          <w:u w:val="single"/>
        </w:rPr>
        <w:t xml:space="preserve">ATTACHMENT 3</w:t>
      </w:r>
    </w:p>
    <w:p>
      <w:pPr>
        <w:spacing w:after="200" w:before="240"/>
        <w:jc w:val="center"/>
      </w:pPr>
      <w:r>
        <w:rPr>
          <w:b/>
          <w:bCs/>
          <w:sz w:val="24"/>
          <w:szCs w:val="24"/>
        </w:rPr>
        <w:t xml:space="preserve">Contractor Safety Program for Waukesha-GT Plant (Rev.2)</w:t>
      </w:r>
    </w:p>
    <w:p>
      <w:pPr>
        <w:spacing w:after="120"/>
      </w:pPr>
      <w:r>
        <w:rPr>
          <w:i/>
          <w:iCs/>
          <w:color w:val="555555"/>
          <w:sz w:val="20"/>
          <w:szCs w:val="20"/>
        </w:rPr>
        <w:t xml:space="preserve">Redlined items only. The remainder of Attachment 3, including Appendices A through C and the on-site chemical listing, is accepted as written, subject to replacement by the current Goldsboro facility version under Section 4.2 of the Agreement.</w:t>
      </w:r>
    </w:p>
    <w:p>
      <w:pPr>
        <w:keepNext/>
        <w:spacing w:after="60" w:before="200"/>
      </w:pPr>
      <w:r>
        <w:rPr>
          <w:b/>
          <w:bCs/>
          <w:sz w:val="20"/>
          <w:szCs w:val="20"/>
        </w:rPr>
        <w:t xml:space="preserve">Section 2.1 (Scope)</w:t>
      </w:r>
    </w:p>
    <w:p>
      <w:pPr>
        <w:spacing w:after="120" w:line="264"/>
        <w:jc w:val="both"/>
      </w:pPr>
      <w:r>
        <w:t xml:space="preserve">This procedure applies to all contractors that perform work at the </w:t>
      </w:r>
      <w:del w:id="174" w:author="Security Camera Warehouse, Inc." w:date="2026-10-14T12:00:00Z">
        <w:r>
          <w:delText xml:space="preserve">Waukesha-GT</w:delText>
        </w:r>
      </w:del>
      <w:ins w:id="175" w:author="Security Camera Warehouse, Inc." w:date="2026-10-14T12:00:00Z">
        <w:r>
          <w:t xml:space="preserve">Goldsboro</w:t>
        </w:r>
      </w:ins>
      <w:r>
        <w:t xml:space="preserve"> facility</w:t>
      </w:r>
      <w:ins w:id="176" w:author="Security Camera Warehouse, Inc." w:date="2026-10-14T12:00:00Z">
        <w:r>
          <w:t xml:space="preserve"> and, where this procedure refers to the Waukesha-GT Plant or Waukesha Electric Systems, those references are read as the Goldsboro facility and Prolec-GE Waukesha, Inc. respectively</w:t>
        </w:r>
      </w:ins>
      <w:r>
        <w:t xml:space="preserve">.</w:t>
      </w:r>
    </w:p>
    <w:p>
      <w:pPr>
        <w:keepNext/>
        <w:spacing w:after="60" w:before="200"/>
      </w:pPr>
      <w:r>
        <w:rPr>
          <w:b/>
          <w:bCs/>
          <w:sz w:val="20"/>
          <w:szCs w:val="20"/>
        </w:rPr>
        <w:t xml:space="preserve">Section 5.4 (Completed bids)</w:t>
      </w:r>
    </w:p>
    <w:p>
      <w:pPr>
        <w:spacing w:after="120" w:line="264"/>
        <w:jc w:val="both"/>
      </w:pPr>
      <w:r>
        <w:t xml:space="preserve">5.4.1  Current certificate of insurance (</w:t>
      </w:r>
      <w:del w:id="177" w:author="Security Camera Warehouse, Inc." w:date="2026-10-14T12:00:00Z">
        <w:r>
          <w:delText xml:space="preserve">Accord</w:delText>
        </w:r>
      </w:del>
      <w:ins w:id="178" w:author="Security Camera Warehouse, Inc." w:date="2026-10-14T12:00:00Z">
        <w:r>
          <w:t xml:space="preserve">ACORD</w:t>
        </w:r>
      </w:ins>
      <w:r>
        <w:t xml:space="preserve"> 25 form.)</w:t>
      </w:r>
    </w:p>
    <w:p>
      <w:pPr>
        <w:spacing w:after="120" w:line="264"/>
        <w:jc w:val="both"/>
      </w:pPr>
      <w:r>
        <w:t xml:space="preserve">5.4.5  Copies of their OSHA </w:t>
      </w:r>
      <w:del w:id="179" w:author="Security Camera Warehouse, Inc." w:date="2026-10-14T12:00:00Z">
        <w:r>
          <w:delText xml:space="preserve">200</w:delText>
        </w:r>
      </w:del>
      <w:ins w:id="180" w:author="Security Camera Warehouse, Inc." w:date="2026-10-14T12:00:00Z">
        <w:r>
          <w:t xml:space="preserve">300 and 300A</w:t>
        </w:r>
      </w:ins>
      <w:r>
        <w:t xml:space="preserve"> logs for the past three years</w:t>
      </w:r>
      <w:ins w:id="181" w:author="Security Camera Warehouse, Inc." w:date="2026-10-14T12:00:00Z">
        <w:r>
          <w:t xml:space="preserve">, or a statement that Contractor is exempt from OSHA recordkeeping</w:t>
        </w:r>
      </w:ins>
      <w:r>
        <w:t xml:space="preserve">.</w:t>
      </w:r>
    </w:p>
    <w:p>
      <w:pPr>
        <w:spacing w:after="120" w:line="264"/>
        <w:jc w:val="both"/>
      </w:pPr>
      <w:ins w:id="182" w:author="Security Camera Warehouse, Inc." w:date="2026-10-14T12:00:00Z">
        <w:r>
          <w:t xml:space="preserve">5.4.7  Items 5.4.2 through 5.4.6 are satisfied by submission once per calendar year, and Contractor’s submission for the Order under the Agreement is deemed accepted by Buyer’s execution of the Agreement.</w:t>
        </w:r>
      </w:ins>
    </w:p>
    <w:p>
      <w:pPr>
        <w:keepNext/>
        <w:spacing w:after="60" w:before="200"/>
      </w:pPr>
      <w:r>
        <w:rPr>
          <w:b/>
          <w:bCs/>
          <w:sz w:val="20"/>
          <w:szCs w:val="20"/>
        </w:rPr>
        <w:t xml:space="preserve">Appendix A (Mandatory Safety and Health Policies), medical emergencies</w:t>
      </w:r>
    </w:p>
    <w:p>
      <w:pPr>
        <w:spacing w:after="120" w:line="264"/>
        <w:jc w:val="both"/>
      </w:pPr>
      <w:r>
        <w:t xml:space="preserve">•  Medical emergencies: dial ext. 0 for the operator from 8:00 a.m. - 5:00 p.m. (after 5:00 p.m. Dial 911). All other emergencies: contact the Waukesha-GT Contract Representative. </w:t>
      </w:r>
      <w:ins w:id="183" w:author="Security Camera Warehouse, Inc." w:date="2026-10-14T12:00:00Z">
        <w:r>
          <w:rPr>
            <w:i/>
            <w:iCs/>
            <w:color w:val="7A3E00"/>
          </w:rPr>
          <w:t xml:space="preserve">[Drafting note: Buyer to confirm the correct emergency procedure and extension for the Goldsboro facility.]</w:t>
        </w:r>
      </w:ins>
    </w:p>
    <w:p>
      <w:r>
        <w:br w:type="page"/>
      </w:r>
    </w:p>
    <w:p>
      <w:pPr>
        <w:spacing w:after="200" w:before="240"/>
        <w:jc w:val="center"/>
      </w:pPr>
      <w:r>
        <w:rPr>
          <w:b/>
          <w:bCs/>
          <w:sz w:val="24"/>
          <w:szCs w:val="24"/>
          <w:u w:val="single"/>
        </w:rPr>
        <w:t xml:space="preserve">ATTACHMENT 4</w:t>
      </w:r>
    </w:p>
    <w:p>
      <w:pPr>
        <w:spacing w:after="200" w:before="240"/>
        <w:jc w:val="center"/>
      </w:pPr>
      <w:r>
        <w:rPr>
          <w:b/>
          <w:bCs/>
          <w:sz w:val="24"/>
          <w:szCs w:val="24"/>
        </w:rPr>
        <w:t xml:space="preserve">SUPPLEMENTAL TERMS FOR GOODS AND SERVICES WITH SOFTWARE, MAINTENANCE, LICENSE AND SUBSCRIPTION COMPONENTS</w:t>
      </w:r>
    </w:p>
    <w:p>
      <w:pPr>
        <w:spacing w:after="120"/>
      </w:pPr>
      <w:r>
        <w:rPr>
          <w:i/>
          <w:iCs/>
          <w:color w:val="555555"/>
          <w:sz w:val="20"/>
          <w:szCs w:val="20"/>
        </w:rPr>
        <w:t xml:space="preserve">Redlined clauses only. All other provisions of Attachment 4 are accepted as written.</w:t>
      </w:r>
    </w:p>
    <w:p>
      <w:pPr>
        <w:keepNext/>
        <w:spacing w:after="60" w:before="200"/>
      </w:pPr>
      <w:r>
        <w:rPr>
          <w:b/>
          <w:bCs/>
          <w:sz w:val="20"/>
          <w:szCs w:val="20"/>
        </w:rPr>
        <w:t xml:space="preserve">Section 2 (Open Source Software)</w:t>
      </w:r>
    </w:p>
    <w:p>
      <w:pPr>
        <w:spacing w:after="120" w:line="264"/>
        <w:jc w:val="both"/>
      </w:pPr>
      <w:r>
        <w:t xml:space="preserve">To the extent that any Deliverables provided to Buyer contain computer software, firmware or other code, they do not and will not contain or incorporate any Open Source Software components that reasonably may cause or require Buyer’s other software or systems to become subject to license terms requiring such Buyer software or systems to be: (i) disclosed or distributed in Source Code form; (ii) licensed for the purpose of making derivative works; or (iii) redistributable at no charge. […] </w:t>
      </w:r>
      <w:ins w:id="184" w:author="Security Camera Warehouse, Inc." w:date="2026-10-14T12:00:00Z">
        <w:r>
          <w:t xml:space="preserve">Notwithstanding the foregoing, Buyer acknowledges that the cameras, NVR and related hardware comprising the Deliverables are commercial off-the-shelf products whose embedded firmware includes third-party and Open Source Software (including Linux-based components) as distributed by the manufacturer under the manufacturer’s standard license terms. Such embedded software is permitted, provided that its use as delivered does not require Buyer to disclose, license or distribute any software owned by Buyer. Supplier will provide the manufacturer’s open-source attribution notices on request.</w:t>
        </w:r>
      </w:ins>
    </w:p>
    <w:p>
      <w:pPr>
        <w:keepNext/>
        <w:spacing w:after="60" w:before="200"/>
      </w:pPr>
      <w:r>
        <w:rPr>
          <w:b/>
          <w:bCs/>
          <w:sz w:val="20"/>
          <w:szCs w:val="20"/>
        </w:rPr>
        <w:t xml:space="preserve">Section 3 (Malicious Code), last sentence</w:t>
      </w:r>
    </w:p>
    <w:p>
      <w:pPr>
        <w:spacing w:after="120" w:line="264"/>
        <w:jc w:val="both"/>
      </w:pPr>
      <w:r>
        <w:t xml:space="preserve">It is a breach of contract to provide Buyer with </w:t>
      </w:r>
      <w:del w:id="185" w:author="Security Camera Warehouse, Inc." w:date="2026-10-14T12:00:00Z">
        <w:r>
          <w:delText xml:space="preserve">Open Source or </w:delText>
        </w:r>
      </w:del>
      <w:r>
        <w:t xml:space="preserve">Malicious Code</w:t>
      </w:r>
      <w:ins w:id="186" w:author="Security Camera Warehouse, Inc." w:date="2026-10-14T12:00:00Z">
        <w:r>
          <w:t xml:space="preserve"> or with Open Source Software in violation of Section 2</w:t>
        </w:r>
      </w:ins>
      <w:r>
        <w:t xml:space="preserve">.</w:t>
      </w:r>
    </w:p>
    <w:p>
      <w:pPr>
        <w:keepNext/>
        <w:spacing w:after="60" w:before="200"/>
      </w:pPr>
      <w:r>
        <w:rPr>
          <w:b/>
          <w:bCs/>
          <w:sz w:val="20"/>
          <w:szCs w:val="20"/>
        </w:rPr>
        <w:t xml:space="preserve">Section 5 (Subcontractors), first sentence</w:t>
      </w:r>
    </w:p>
    <w:p>
      <w:pPr>
        <w:spacing w:after="120" w:line="264"/>
        <w:jc w:val="both"/>
      </w:pPr>
      <w:r>
        <w:t xml:space="preserve">Seller shall not use subcontractors to provide Deliverables without: (i) notifying Buyer of the components of the Deliverables affected, the scope of the proposed subcontract, the identity and qualifications of the proposed subcontractor and the reasons for subcontracting the work in question; and (ii) obtaining Buyer’s prior written approval of that subcontractor</w:t>
      </w:r>
      <w:ins w:id="187" w:author="Security Camera Warehouse, Inc." w:date="2026-10-14T12:00:00Z">
        <w:r>
          <w:t xml:space="preserve">; provided that Buyer’s consent under Section 13 of Attachment 2 to Seller’s regular installation subcontractors satisfies this Section 5 as to those subcontractors</w:t>
        </w:r>
      </w:ins>
      <w:r>
        <w:t xml:space="preserve">. […]</w:t>
      </w:r>
    </w:p>
    <w:p>
      <w:pPr>
        <w:keepNext/>
        <w:spacing w:after="60" w:before="200"/>
      </w:pPr>
      <w:r>
        <w:rPr>
          <w:b/>
          <w:bCs/>
          <w:sz w:val="20"/>
          <w:szCs w:val="20"/>
        </w:rPr>
        <w:t xml:space="preserve">Section 9 (Privacy and Data Security), third and fourth sentences</w:t>
      </w:r>
    </w:p>
    <w:p>
      <w:pPr>
        <w:spacing w:after="120" w:line="264"/>
        <w:jc w:val="both"/>
      </w:pPr>
      <w:r>
        <w:t xml:space="preserve">Seller shall comply with the requirements set forth in the Security and Data Protection Addendum attached</w:t>
      </w:r>
      <w:ins w:id="188" w:author="Security Camera Warehouse, Inc." w:date="2026-10-14T12:00:00Z">
        <w:r>
          <w:t xml:space="preserve">, as modified below and to the extent applicable to the Deliverables. The parties acknowledge that Seller does not host, process or store Buyer data in the ordinary course and that the only Buyer information Seller receives is site drawings, network configuration details and system credentials furnished for installation and support</w:t>
        </w:r>
      </w:ins>
      <w:r>
        <w:t xml:space="preserve">. Buyer may terminate this Agreement (including any PO or SOW hereunder) immediately for cause upon written notice to Seller, if Seller materially breaches its obligations under this provision</w:t>
      </w:r>
      <w:ins w:id="189" w:author="Security Camera Warehouse, Inc." w:date="2026-10-14T12:00:00Z">
        <w:r>
          <w:t xml:space="preserve"> and fails to cure the breach within thirty (30) days after written notice</w:t>
        </w:r>
      </w:ins>
      <w:r>
        <w:t xml:space="preserve">.</w:t>
      </w:r>
    </w:p>
    <w:p>
      <w:pPr>
        <w:keepNext/>
        <w:spacing w:after="60" w:before="200"/>
      </w:pPr>
      <w:r>
        <w:rPr>
          <w:b/>
          <w:bCs/>
          <w:sz w:val="20"/>
          <w:szCs w:val="20"/>
        </w:rPr>
        <w:t xml:space="preserve">Section 10 (Transition Services)</w:t>
      </w:r>
    </w:p>
    <w:p>
      <w:pPr>
        <w:spacing w:after="120" w:line="264"/>
        <w:jc w:val="both"/>
      </w:pPr>
      <w:r>
        <w:t xml:space="preserve">[…] If no transition period is specified in a PO or SOW, then the Transition Period shall be up to </w:t>
      </w:r>
      <w:del w:id="190" w:author="Security Camera Warehouse, Inc." w:date="2026-10-14T12:00:00Z">
        <w:r>
          <w:delText xml:space="preserve">one-hundred and twenty (120)</w:delText>
        </w:r>
      </w:del>
      <w:ins w:id="191" w:author="Security Camera Warehouse, Inc." w:date="2026-10-14T12:00:00Z">
        <w:r>
          <w:t xml:space="preserve">thirty (30)</w:t>
        </w:r>
      </w:ins>
      <w:r>
        <w:t xml:space="preserve"> days. […] If the Agreement or an applicable PO or SOW is terminated due to Seller’s material breach that remains uncured for thirty (30) days or more after written notice thereof, then the Transition Services shall be provided to Buyer at no charge</w:t>
      </w:r>
      <w:ins w:id="192" w:author="Security Camera Warehouse, Inc." w:date="2026-10-14T12:00:00Z">
        <w:r>
          <w:t xml:space="preserve"> for up to twenty (20) hours of Seller’s time, and thereafter at Seller’s then-current time-and-materials rates</w:t>
        </w:r>
      </w:ins>
      <w:r>
        <w:t xml:space="preserve">. […] </w:t>
      </w:r>
      <w:ins w:id="193" w:author="Security Camera Warehouse, Inc." w:date="2026-10-14T12:00:00Z">
        <w:r>
          <w:t xml:space="preserve">Transition Services consist of providing Buyer with system credentials, configuration exports and as-built documentation in Seller’s possession and reasonable telephone support to Buyer’s successor provider.</w:t>
        </w:r>
      </w:ins>
    </w:p>
    <w:p>
      <w:pPr>
        <w:spacing w:after="200" w:before="240"/>
        <w:jc w:val="center"/>
      </w:pPr>
      <w:r>
        <w:rPr>
          <w:b/>
          <w:bCs/>
          <w:sz w:val="24"/>
          <w:szCs w:val="24"/>
        </w:rPr>
        <w:t xml:space="preserve">SECURITY AND DATA PROTECTION ADDENDUM</w:t>
      </w:r>
    </w:p>
    <w:p>
      <w:pPr>
        <w:keepNext/>
        <w:spacing w:after="60" w:before="200"/>
      </w:pPr>
      <w:r>
        <w:rPr>
          <w:b/>
          <w:bCs/>
          <w:sz w:val="20"/>
          <w:szCs w:val="20"/>
        </w:rPr>
        <w:t xml:space="preserve">Preamble</w:t>
      </w:r>
    </w:p>
    <w:p>
      <w:pPr>
        <w:spacing w:after="120" w:line="264"/>
        <w:jc w:val="both"/>
      </w:pPr>
      <w:r>
        <w:t xml:space="preserve">The Security and Data Protection Addendum (“Addendum”) is entered into by and between Prolec-GE Waukesha, Inc. Corporation (“WAUKESHA”) and </w:t>
      </w:r>
      <w:del w:id="194" w:author="Security Camera Warehouse, Inc." w:date="2026-10-14T12:00:00Z">
        <w:r>
          <w:delText xml:space="preserve">____________________</w:delText>
        </w:r>
      </w:del>
      <w:ins w:id="195" w:author="Security Camera Warehouse, Inc." w:date="2026-10-14T12:00:00Z">
        <w:r>
          <w:t xml:space="preserve">Security Camera Warehouse, Inc.</w:t>
        </w:r>
      </w:ins>
      <w:r>
        <w:t xml:space="preserve"> (“Vendor”) […]</w:t>
      </w:r>
    </w:p>
    <w:p>
      <w:pPr>
        <w:keepNext/>
        <w:spacing w:after="60" w:before="200"/>
      </w:pPr>
      <w:r>
        <w:rPr>
          <w:b/>
          <w:bCs/>
          <w:sz w:val="20"/>
          <w:szCs w:val="20"/>
        </w:rPr>
        <w:t xml:space="preserve">New Section 17 (Scope of Application)</w:t>
      </w:r>
    </w:p>
    <w:p>
      <w:pPr>
        <w:spacing w:after="120" w:line="264"/>
        <w:jc w:val="both"/>
      </w:pPr>
      <w:ins w:id="196" w:author="Security Camera Warehouse, Inc." w:date="2026-10-14T12:00:00Z">
        <w:r>
          <w:t xml:space="preserve">17.  SCOPE OF APPLICATION. The parties acknowledge that the contracted services consist of the supply, installation and support of video surveillance equipment at WAUKESHA’s Goldsboro facility, and that the WAUKESHA Information Vendor receives is limited to site drawings, network configuration details, system credentials and contact information for WAUKESHA personnel. Accordingly, notwithstanding anything to the contrary in this Addendum: (a) Section 4 (Employee Background Check) is satisfied by the background checks described in Section 22.2 of Attachment 2; (b) Section 13 (Security Tests) is satisfied by Vendor’s periodic vulnerability scanning of its own business systems, and no independent third-party audit or penetration test is required; (c) Section 14 (Inspection and Audit) is limited to Vendor’s completion of a written security questionnaire not more than once per calendar year, and on-site inspection is not required; (d) Section 16 (PCI DSS Compliance) does not apply, as Vendor does not process, store or transmit WAUKESHA payment card data; (e) video recorded by the system is stored solely on the NVR at WAUKESHA’s facility under WAUKESHA’s control and is not WAUKESHA Information in Vendor’s possession; and (f) Vendor’s remote support access to the system will be at WAUKESHA’s request and subject to WAUKESHA’s network access controls.</w:t>
        </w:r>
      </w:ins>
    </w:p>
    <w:p>
      <w:r>
        <w:br w:type="page"/>
      </w:r>
    </w:p>
    <w:p>
      <w:pPr>
        <w:spacing w:after="200" w:before="240"/>
        <w:jc w:val="center"/>
      </w:pPr>
      <w:r>
        <w:rPr>
          <w:b/>
          <w:bCs/>
          <w:sz w:val="24"/>
          <w:szCs w:val="24"/>
          <w:u w:val="single"/>
        </w:rPr>
        <w:t xml:space="preserve">ATTACHMENT 5</w:t>
      </w:r>
    </w:p>
    <w:p>
      <w:pPr>
        <w:spacing w:after="200" w:before="240"/>
        <w:jc w:val="center"/>
      </w:pPr>
      <w:r>
        <w:rPr>
          <w:b/>
          <w:bCs/>
          <w:sz w:val="24"/>
          <w:szCs w:val="24"/>
        </w:rPr>
        <w:t xml:space="preserve">SUPPLEMENTAL TERMS AND CONDITIONS OF PURCHASE GOVERNING DISPUTE RESOLUTION</w:t>
      </w:r>
    </w:p>
    <w:p>
      <w:pPr>
        <w:spacing w:after="120"/>
      </w:pPr>
      <w:r>
        <w:rPr>
          <w:i/>
          <w:iCs/>
          <w:color w:val="555555"/>
          <w:sz w:val="20"/>
          <w:szCs w:val="20"/>
        </w:rPr>
        <w:t xml:space="preserve">Redlined clauses only. All other provisions of Attachment 5 are accepted as written and, under Section 5.4 of the Agreement, Attachment 5 is the exclusive dispute-resolution mechanism for the Agreement, all attachments and all Orders.</w:t>
      </w:r>
    </w:p>
    <w:p>
      <w:pPr>
        <w:keepNext/>
        <w:spacing w:after="60" w:before="200"/>
      </w:pPr>
      <w:r>
        <w:rPr>
          <w:b/>
          <w:bCs/>
          <w:sz w:val="20"/>
          <w:szCs w:val="20"/>
        </w:rPr>
        <w:t xml:space="preserve">Section 3 (Location)</w:t>
      </w:r>
    </w:p>
    <w:p>
      <w:pPr>
        <w:spacing w:after="120" w:line="264"/>
        <w:jc w:val="both"/>
      </w:pPr>
      <w:r>
        <w:t xml:space="preserve">The arbitration will be conducted in English in the City of Milwaukee, Wisconsin, U.S.A., provided that the arbitrator(s) may, for the convenience of the parties and without changing the situs of the arbitration proceeding, permit the taking of evidence outside of Milwaukee</w:t>
      </w:r>
      <w:ins w:id="197" w:author="Security Camera Warehouse, Inc." w:date="2026-10-14T12:00:00Z">
        <w:r>
          <w:t xml:space="preserve"> and may conduct preliminary conferences and, for Disputes of $250,000 or less, the hearing itself by videoconference</w:t>
        </w:r>
      </w:ins>
      <w:r>
        <w:t xml:space="preserve">. The parties may, by mutual written agreement, specify a different location for the arbitration.</w:t>
      </w:r>
    </w:p>
    <w:p>
      <w:pPr>
        <w:keepNext/>
        <w:spacing w:after="60" w:before="200"/>
      </w:pPr>
      <w:r>
        <w:rPr>
          <w:b/>
          <w:bCs/>
          <w:sz w:val="20"/>
          <w:szCs w:val="20"/>
        </w:rPr>
        <w:t xml:space="preserve">Section 6 (Relief), second sentence</w:t>
      </w:r>
    </w:p>
    <w:p>
      <w:pPr>
        <w:spacing w:after="120" w:line="264"/>
        <w:jc w:val="both"/>
      </w:pPr>
      <w:r>
        <w:t xml:space="preserve">In no event may the arbitrator(s) issue an award of any form of exemplary or punitive damages, nor may the arbitrator(s) make any ruling, finding, or award that does not conform to the terms and conditions of the Purchase Order and/or Agreement (including all relevant attachments</w:t>
      </w:r>
      <w:ins w:id="198" w:author="Security Camera Warehouse, Inc." w:date="2026-10-14T12:00:00Z">
        <w:r>
          <w:t xml:space="preserve"> and Section 5.6 of the Agreement</w:t>
        </w:r>
      </w:ins>
      <w:r>
        <w:t xml:space="preserve">).</w:t>
      </w:r>
    </w:p>
    <w:p>
      <w:r>
        <w:br w:type="page"/>
      </w:r>
    </w:p>
    <w:p>
      <w:pPr>
        <w:spacing w:after="200" w:before="240"/>
        <w:jc w:val="center"/>
      </w:pPr>
      <w:r>
        <w:rPr>
          <w:b/>
          <w:bCs/>
          <w:sz w:val="24"/>
          <w:szCs w:val="24"/>
          <w:u w:val="single"/>
        </w:rPr>
        <w:t xml:space="preserve">ATTACHMENT 6</w:t>
      </w:r>
    </w:p>
    <w:p>
      <w:pPr>
        <w:spacing w:after="200" w:before="240"/>
        <w:jc w:val="center"/>
      </w:pPr>
      <w:r>
        <w:rPr>
          <w:b/>
          <w:bCs/>
          <w:sz w:val="24"/>
          <w:szCs w:val="24"/>
        </w:rPr>
        <w:t xml:space="preserve">NON-DISCLOSURE AGREEMENT – GEV SOURCING: MUTUAL DISCLOSURE</w:t>
      </w:r>
    </w:p>
    <w:p>
      <w:pPr>
        <w:spacing w:after="120"/>
      </w:pPr>
      <w:r>
        <w:rPr>
          <w:i/>
          <w:iCs/>
          <w:color w:val="555555"/>
          <w:sz w:val="20"/>
          <w:szCs w:val="20"/>
        </w:rPr>
        <w:t xml:space="preserve">Redlined clauses only. All other provisions of Attachment 6 are accepted as written. Buyer’s form was pre-signed by Troy Kabrich, Site Director, on 10/8/26.</w:t>
      </w:r>
    </w:p>
    <w:p>
      <w:pPr>
        <w:keepNext/>
        <w:spacing w:after="60" w:before="200"/>
      </w:pPr>
      <w:r>
        <w:rPr>
          <w:b/>
          <w:bCs/>
          <w:sz w:val="20"/>
          <w:szCs w:val="20"/>
        </w:rPr>
        <w:t xml:space="preserve">Parties</w:t>
      </w:r>
    </w:p>
    <w:p>
      <w:pPr>
        <w:spacing w:after="120" w:line="264"/>
        <w:jc w:val="both"/>
      </w:pPr>
      <w:r>
        <w:t xml:space="preserve">GE Vernova International LLC, acting through its </w:t>
      </w:r>
      <w:r>
        <w:rPr>
          <w:b/>
          <w:bCs/>
        </w:rPr>
        <w:t xml:space="preserve">Prolec GE- Waukesha Inc.</w:t>
      </w:r>
      <w:r>
        <w:t xml:space="preserve"> business component) (hereinafter “GEV”) </w:t>
      </w:r>
      <w:ins w:id="199" w:author="Security Camera Warehouse, Inc." w:date="2026-10-14T12:00:00Z">
        <w:r>
          <w:rPr>
            <w:i/>
            <w:iCs/>
            <w:color w:val="7A3E00"/>
          </w:rPr>
          <w:t xml:space="preserve">[Drafting note: Buyer to confirm the correct counterparty. The Agreement names Prolec-GE Waukesha, Inc., a Wisconsin corporation. If GE Vernova International LLC is intended, the Agreement preamble should say so.]</w:t>
        </w:r>
      </w:ins>
    </w:p>
    <w:p>
      <w:pPr>
        <w:keepNext/>
        <w:spacing w:after="60" w:before="200"/>
      </w:pPr>
      <w:r>
        <w:rPr>
          <w:b/>
          <w:bCs/>
          <w:sz w:val="20"/>
          <w:szCs w:val="20"/>
        </w:rPr>
        <w:t xml:space="preserve">Section B (Supplier’s Information)</w:t>
      </w:r>
    </w:p>
    <w:p>
      <w:pPr>
        <w:spacing w:after="120" w:line="264"/>
        <w:jc w:val="both"/>
      </w:pPr>
      <w:r>
        <w:t xml:space="preserve">any internal, non-public, confidential or restricted business, financial, product, commercial or technical information, trade secrets and know-how, directly relating to Supplier</w:t>
      </w:r>
      <w:ins w:id="200" w:author="Security Camera Warehouse, Inc." w:date="2026-10-14T12:00:00Z">
        <w:r>
          <w:t xml:space="preserve"> (including Supplier’s pricing, costs, margins, designs, configurations and customer information)</w:t>
        </w:r>
      </w:ins>
      <w:del w:id="201" w:author="Security Camera Warehouse, Inc." w:date="2026-10-14T12:00:00Z">
        <w:r>
          <w:delText xml:space="preserve">; provided, in all cases, Supplier’s Information must: (i) be designated by Supplier as such at the time of disclosure in writing or other tangible form and clearly identified by writing on its face as internal, non-public, confidential or restricted; or (ii) when initially disclosed by Supplier in oral or other intangible form, be identified as internal, confidential, restricted, or proprietary at the time of disclosure by Supplier, and reduced by Supplier to a tangible form and provided to GEV within thirty (30) days from the date of the initial disclosure</w:delText>
        </w:r>
      </w:del>
      <w:ins w:id="202" w:author="Security Camera Warehouse, Inc." w:date="2026-10-14T12:00:00Z">
        <w:r>
          <w:t xml:space="preserve">, whether or not marked, that a reasonable person would understand to be confidential given its nature and the circumstances of disclosure</w:t>
        </w:r>
      </w:ins>
      <w:r>
        <w:t xml:space="preserve">.</w:t>
      </w:r>
    </w:p>
    <w:p>
      <w:pPr>
        <w:keepNext/>
        <w:spacing w:after="60" w:before="200"/>
      </w:pPr>
      <w:r>
        <w:rPr>
          <w:b/>
          <w:bCs/>
          <w:sz w:val="20"/>
          <w:szCs w:val="20"/>
        </w:rPr>
        <w:t xml:space="preserve">Section D.6 (Governing Law)</w:t>
      </w:r>
    </w:p>
    <w:p>
      <w:pPr>
        <w:spacing w:after="120" w:line="264"/>
        <w:jc w:val="both"/>
      </w:pPr>
      <w:r>
        <w:t xml:space="preserve">This Agreement shall be governed by and construed in accordance with the laws of the State of </w:t>
      </w:r>
      <w:del w:id="203" w:author="Security Camera Warehouse, Inc." w:date="2026-10-14T12:00:00Z">
        <w:r>
          <w:delText xml:space="preserve">New York</w:delText>
        </w:r>
      </w:del>
      <w:ins w:id="204" w:author="Security Camera Warehouse, Inc." w:date="2026-10-14T12:00:00Z">
        <w:r>
          <w:t xml:space="preserve">Wisconsin</w:t>
        </w:r>
      </w:ins>
      <w:r>
        <w:t xml:space="preserve"> without reference to its choice of law rules and as if wholly performed within </w:t>
      </w:r>
      <w:del w:id="205" w:author="Security Camera Warehouse, Inc." w:date="2026-10-14T12:00:00Z">
        <w:r>
          <w:delText xml:space="preserve">New York</w:delText>
        </w:r>
      </w:del>
      <w:ins w:id="206" w:author="Security Camera Warehouse, Inc." w:date="2026-10-14T12:00:00Z">
        <w:r>
          <w:t xml:space="preserve">Wisconsin</w:t>
        </w:r>
      </w:ins>
      <w:r>
        <w:t xml:space="preserve">. </w:t>
      </w:r>
      <w:del w:id="207" w:author="Security Camera Warehouse, Inc." w:date="2026-10-14T12:00:00Z">
        <w:r>
          <w:delText xml:space="preserve">Any judicial action or proceeding between the parties relating to this Agreement must be brought in the federal or state courts located in the County of New York, State of New York. Each party consents to the jurisdiction of such courts, agrees to accept service of process by mail, and hereby waives all jurisdictional and venue defenses otherwise available to it.</w:delText>
        </w:r>
      </w:del>
      <w:ins w:id="208" w:author="Security Camera Warehouse, Inc." w:date="2026-10-14T12:00:00Z">
        <w:r>
          <w:t xml:space="preserve">Disputes under this Agreement shall be resolved as provided in Attachment 5 to the Master Procurement Agreement, without prejudice to either party’s right to seek injunctive relief under Section D.8.</w:t>
        </w:r>
      </w:ins>
      <w:r>
        <w:t xml:space="preserve"> If any provision of this Agreement is held to be illegal, invalid or unenforceable, the legality, validity and enforceability of the remaining provisions will not be affected or impaired.</w:t>
      </w:r>
    </w:p>
    <w:p>
      <w:pPr>
        <w:keepNext/>
        <w:spacing w:after="60" w:before="200"/>
      </w:pPr>
      <w:r>
        <w:rPr>
          <w:b/>
          <w:bCs/>
          <w:sz w:val="20"/>
          <w:szCs w:val="20"/>
        </w:rPr>
        <w:t xml:space="preserve">Section D.8, last sentence</w:t>
      </w:r>
    </w:p>
    <w:p>
      <w:pPr>
        <w:spacing w:after="120" w:line="264"/>
        <w:jc w:val="both"/>
      </w:pPr>
      <w:r>
        <w:t xml:space="preserve">If any litigation is brought by either party regarding the interpretation or enforcement of this Agreement, the prevailing party will recover from the other all reasonable costs, attorneys’ fees and other expenses incurred by the prevailing party.</w:t>
      </w:r>
      <w:ins w:id="209" w:author="Security Camera Warehouse, Inc." w:date="2026-10-14T12:00:00Z">
        <w:r>
          <w:t xml:space="preserve"> This sentence applies equally to arbitration under Attachment 5.</w:t>
        </w:r>
      </w:ins>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rPr>
                <w:b/>
                <w:bCs/>
              </w:rPr>
              <w:t xml:space="preserve">Signed for on behalf of PROLEC-GE WAUKESHA, INC.</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rPr>
                <w:b/>
                <w:bCs/>
              </w:rPr>
              <w:t xml:space="preserve">Signed for on behalf of SECURITY CAMERA WAREHOUSE, INC.</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By:  ______________________________</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By:  ______________________________</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Name:  ______________________________</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Name:  ______________________________</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Title:  ______________________________</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Title:  ______________________________</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Date:  ______________________________</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jc w:val="left"/>
            </w:pPr>
            <w:r>
              <w:t xml:space="preserve">Date:  ______________________________</w:t>
            </w:r>
          </w:p>
        </w:tc>
      </w:tr>
    </w:tbl>
    <w:p>
      <w:r>
        <w:br w:type="page"/>
      </w:r>
    </w:p>
    <w:p>
      <w:pPr>
        <w:spacing w:after="200" w:before="240"/>
        <w:jc w:val="center"/>
      </w:pPr>
      <w:r>
        <w:rPr>
          <w:b/>
          <w:bCs/>
          <w:sz w:val="24"/>
          <w:szCs w:val="24"/>
        </w:rPr>
        <w:t xml:space="preserve">OPEN ITEMS FOR SELLER BEFORE SENDING</w:t>
      </w:r>
    </w:p>
    <w:p>
      <w:pPr>
        <w:spacing w:after="120"/>
      </w:pPr>
      <w:r>
        <w:rPr>
          <w:i/>
          <w:iCs/>
          <w:color w:val="555555"/>
          <w:sz w:val="20"/>
          <w:szCs w:val="20"/>
        </w:rPr>
        <w:t xml:space="preserve">Internal checklist; delete before transmitting to Buyer.</w:t>
      </w:r>
    </w:p>
    <w:p>
      <w:pPr>
        <w:spacing w:after="120" w:line="264"/>
      </w:pPr>
      <w:r>
        <w:t xml:space="preserve">1.  Confirm current insurance limits against the proposed Section 12.2 figures, and whether an umbrella policy is in place.</w:t>
      </w:r>
    </w:p>
    <w:p>
      <w:pPr>
        <w:spacing w:after="120" w:line="264"/>
      </w:pPr>
      <w:r>
        <w:t xml:space="preserve">2.  Confirm whether on-site installation will use subcontractors, so the Section 13 consent language is needed or can be dropped.</w:t>
      </w:r>
    </w:p>
    <w:p>
      <w:pPr>
        <w:spacing w:after="120" w:line="264"/>
      </w:pPr>
      <w:r>
        <w:t xml:space="preserve">3.  Confirm NVR price ($705 vs. $750) and who supplies the backboard (“SVS”).</w:t>
      </w:r>
    </w:p>
    <w:p>
      <w:pPr>
        <w:spacing w:after="120" w:line="264"/>
      </w:pPr>
      <w:r>
        <w:t xml:space="preserve">4.  Run a storage calculation for four 8MP and one 12MP cameras on 4TB at the intended recording mode to support the two-week retention commitment.</w:t>
      </w:r>
    </w:p>
    <w:p>
      <w:pPr>
        <w:spacing w:after="120" w:line="264"/>
      </w:pPr>
      <w:r>
        <w:t xml:space="preserve">5.  Confirm the installation crew’s background-check scope matches the proposed Section 22.2 language.</w:t>
      </w:r>
    </w:p>
    <w:p>
      <w:pPr>
        <w:spacing w:after="120" w:line="264"/>
      </w:pPr>
      <w:r>
        <w:t xml:space="preserve">6.  Decide whether to push on Attachment 5 venue (Milwaukee) or accept it given the videoconference accommodation.</w:t>
      </w:r>
    </w:p>
    <w:p>
      <w:pPr>
        <w:spacing w:after="120" w:line="264"/>
      </w:pPr>
      <w:r>
        <w:t xml:space="preserve">7.  Ask Buyer for the current Goldsboro Contractor Safety Program to replace the 2007 Waukesha-GT form.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Prolec-GE Waukesha, Inc. / Security Camera Warehouse, Inc. – Master Procurement Agreement – Seller Redline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Procurement Agreement - Seller Redline</dc:title>
  <dc:creator>Security Camera Warehouse, Inc.</dc:creator>
  <cp:lastModifiedBy>Un-named</cp:lastModifiedBy>
  <cp:revision>1</cp:revision>
  <dcterms:created xsi:type="dcterms:W3CDTF">2026-10-14T12:50:32.648Z</dcterms:created>
  <dcterms:modified xsi:type="dcterms:W3CDTF">2026-10-14T12:50:32.648Z</dcterms:modified>
</cp:coreProperties>
</file>

<file path=docProps/custom.xml><?xml version="1.0" encoding="utf-8"?>
<Properties xmlns="http://schemas.openxmlformats.org/officeDocument/2006/custom-properties" xmlns:vt="http://schemas.openxmlformats.org/officeDocument/2006/docPropsVTypes"/>
</file>